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Calibri" w:cs="Calibri" w:eastAsia="Calibri" w:hAnsi="Calibri"/>
          <w:b w:val="1"/>
          <w:bCs w:val="1"/>
          <w:color w:val="1c2b4a"/>
          <w:sz w:val="30"/>
          <w:szCs w:val="30"/>
          <w:rtl w:val="0"/>
        </w:rPr>
        <w:t xml:space="preserve">AretéIA — Instrumentos de evaluación y sus componentes característicos</w:t>
      </w:r>
      <w:r w:rsidDel="00000000" w:rsidR="00000000" w:rsidRPr="00000000">
        <w:rPr>
          <w:rtl w:val="0"/>
        </w:rPr>
      </w:r>
    </w:p>
    <w:p w:rsidR="00000000" w:rsidDel="00000000" w:rsidP="00000000" w:rsidRDefault="00000000" w:rsidRPr="00000000" w14:paraId="00000002">
      <w:pPr>
        <w:pBdr>
          <w:bottom w:color="5d8a6e" w:space="1" w:sz="6" w:val="single"/>
        </w:pBdr>
        <w:spacing w:after="240" w:before="0" w:lineRule="auto"/>
        <w:rPr/>
      </w:pPr>
      <w:r w:rsidDel="00000000" w:rsidR="00000000" w:rsidRPr="00000000">
        <w:rPr>
          <w:rFonts w:ascii="Calibri" w:cs="Calibri" w:eastAsia="Calibri" w:hAnsi="Calibri"/>
          <w:i w:val="1"/>
          <w:iCs w:val="1"/>
          <w:color w:val="888888"/>
          <w:sz w:val="18"/>
          <w:szCs w:val="18"/>
          <w:rtl w:val="0"/>
        </w:rPr>
        <w:t xml:space="preserve">Referencia para la generación de consignas apropiadas a cada instrumento · CITEP – UBA</w:t>
      </w:r>
      <w:r w:rsidDel="00000000" w:rsidR="00000000" w:rsidRPr="00000000">
        <w:rPr>
          <w:rtl w:val="0"/>
        </w:rPr>
      </w:r>
    </w:p>
    <w:p w:rsidR="00000000" w:rsidDel="00000000" w:rsidP="00000000" w:rsidRDefault="00000000" w:rsidRPr="00000000" w14:paraId="00000003">
      <w:pPr>
        <w:spacing w:after="0" w:before="160" w:lineRule="auto"/>
        <w:rPr/>
      </w:pPr>
      <w:r w:rsidDel="00000000" w:rsidR="00000000" w:rsidRPr="00000000">
        <w:rPr>
          <w:rtl w:val="0"/>
        </w:rPr>
      </w:r>
    </w:p>
    <w:tbl>
      <w:tblPr>
        <w:tblStyle w:val="Table1"/>
        <w:tblW w:w="1144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3075"/>
        <w:gridCol w:w="5070"/>
        <w:gridCol w:w="1320"/>
        <w:gridCol w:w="960"/>
        <w:tblGridChange w:id="0">
          <w:tblGrid>
            <w:gridCol w:w="1020"/>
            <w:gridCol w:w="3075"/>
            <w:gridCol w:w="5070"/>
            <w:gridCol w:w="1320"/>
            <w:gridCol w:w="960"/>
          </w:tblGrid>
        </w:tblGridChange>
      </w:tblGrid>
      <w:tr>
        <w:trPr>
          <w:cantSplit w:val="0"/>
          <w:tblHeader w:val="1"/>
        </w:trPr>
        <w:tc>
          <w:tcPr>
            <w:tcBorders>
              <w:top w:color="3a6b52" w:space="0" w:sz="4" w:val="single"/>
              <w:left w:color="3a6b52" w:space="0" w:sz="4" w:val="single"/>
              <w:bottom w:color="3a6b52" w:space="0" w:sz="4" w:val="single"/>
              <w:right w:color="3a6b52" w:space="0" w:sz="4" w:val="single"/>
            </w:tcBorders>
            <w:shd w:fill="1c2b4a" w:val="clear"/>
            <w:tcMar>
              <w:top w:w="120.0" w:type="dxa"/>
              <w:left w:w="160.0" w:type="dxa"/>
              <w:bottom w:w="120.0" w:type="dxa"/>
              <w:right w:w="160.0" w:type="dxa"/>
            </w:tcMa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ffffff"/>
                <w:sz w:val="22"/>
                <w:szCs w:val="22"/>
                <w:rtl w:val="0"/>
              </w:rPr>
              <w:t xml:space="preserve">Instrumento de evaluación</w:t>
            </w:r>
            <w:r w:rsidDel="00000000" w:rsidR="00000000" w:rsidRPr="00000000">
              <w:rPr>
                <w:rtl w:val="0"/>
              </w:rPr>
            </w:r>
          </w:p>
        </w:tc>
        <w:tc>
          <w:tcPr>
            <w:tcBorders>
              <w:top w:color="3a6b52" w:space="0" w:sz="4" w:val="single"/>
              <w:left w:color="3a6b52" w:space="0" w:sz="4" w:val="single"/>
              <w:bottom w:color="3a6b52" w:space="0" w:sz="4" w:val="single"/>
              <w:right w:color="3a6b52" w:space="0" w:sz="4" w:val="single"/>
            </w:tcBorders>
            <w:shd w:fill="1c2b4a" w:val="clear"/>
            <w:tcMar>
              <w:top w:w="120.0" w:type="dxa"/>
              <w:left w:w="160.0" w:type="dxa"/>
              <w:bottom w:w="120.0" w:type="dxa"/>
              <w:right w:w="16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22"/>
                <w:szCs w:val="22"/>
                <w:rtl w:val="0"/>
              </w:rPr>
              <w:t xml:space="preserve">Componentes característicos</w:t>
            </w:r>
            <w:r w:rsidDel="00000000" w:rsidR="00000000" w:rsidRPr="00000000">
              <w:rPr>
                <w:rtl w:val="0"/>
              </w:rPr>
            </w:r>
          </w:p>
        </w:tc>
        <w:tc>
          <w:tcPr>
            <w:tcBorders>
              <w:top w:color="3a6b52" w:space="0" w:sz="4" w:val="single"/>
              <w:left w:color="3a6b52" w:space="0" w:sz="4" w:val="single"/>
              <w:bottom w:color="3a6b52" w:space="0" w:sz="4" w:val="single"/>
              <w:right w:color="3a6b52" w:space="0" w:sz="4" w:val="single"/>
            </w:tcBorders>
            <w:shd w:fill="1c2b4a" w:val="clear"/>
            <w:tcMar>
              <w:top w:w="120.0" w:type="dxa"/>
              <w:left w:w="160.0" w:type="dxa"/>
              <w:bottom w:w="120.0" w:type="dxa"/>
              <w:right w:w="160.0" w:type="dxa"/>
            </w:tcMar>
          </w:tcPr>
          <w:p w:rsidR="00000000" w:rsidDel="00000000" w:rsidP="00000000" w:rsidRDefault="00000000" w:rsidRPr="00000000" w14:paraId="00000006">
            <w:pPr>
              <w:rPr>
                <w:b w:val="1"/>
                <w:bCs w:val="1"/>
                <w:color w:val="ffffff"/>
                <w:sz w:val="22"/>
                <w:szCs w:val="22"/>
              </w:rPr>
            </w:pPr>
            <w:r w:rsidDel="00000000" w:rsidR="00000000" w:rsidRPr="00000000">
              <w:rPr>
                <w:b w:val="1"/>
                <w:bCs w:val="1"/>
                <w:color w:val="ffffff"/>
                <w:sz w:val="22"/>
                <w:szCs w:val="22"/>
                <w:rtl w:val="0"/>
              </w:rPr>
              <w:t xml:space="preserve">Ejemplo de prompt</w:t>
            </w:r>
          </w:p>
        </w:tc>
        <w:tc>
          <w:tcPr>
            <w:tcBorders>
              <w:top w:color="3a6b52" w:space="0" w:sz="4" w:val="single"/>
              <w:left w:color="3a6b52" w:space="0" w:sz="4" w:val="single"/>
              <w:bottom w:color="3a6b52" w:space="0" w:sz="4" w:val="single"/>
              <w:right w:color="3a6b52" w:space="0" w:sz="4" w:val="single"/>
            </w:tcBorders>
            <w:shd w:fill="1c2b4a" w:val="clear"/>
            <w:tcMar>
              <w:top w:w="120.0" w:type="dxa"/>
              <w:left w:w="160.0" w:type="dxa"/>
              <w:bottom w:w="120.0" w:type="dxa"/>
              <w:right w:w="160.0" w:type="dxa"/>
            </w:tcMar>
          </w:tcPr>
          <w:p w:rsidR="00000000" w:rsidDel="00000000" w:rsidP="00000000" w:rsidRDefault="00000000" w:rsidRPr="00000000" w14:paraId="00000007">
            <w:pPr>
              <w:rPr>
                <w:rFonts w:ascii="Calibri" w:cs="Calibri" w:eastAsia="Calibri" w:hAnsi="Calibri"/>
                <w:b w:val="1"/>
                <w:bCs w:val="1"/>
                <w:color w:val="ffffff"/>
                <w:sz w:val="22"/>
                <w:szCs w:val="22"/>
              </w:rPr>
            </w:pPr>
            <w:r w:rsidDel="00000000" w:rsidR="00000000" w:rsidRPr="00000000">
              <w:rPr>
                <w:b w:val="1"/>
                <w:bCs w:val="1"/>
                <w:color w:val="ffffff"/>
                <w:sz w:val="22"/>
                <w:szCs w:val="22"/>
                <w:rtl w:val="0"/>
              </w:rPr>
              <w:t xml:space="preserve">Recurso Moodle (además de que se pueda exportar como PDF/.docs)</w:t>
            </w:r>
            <w:r w:rsidDel="00000000" w:rsidR="00000000" w:rsidRPr="00000000">
              <w:rPr>
                <w:rtl w:val="0"/>
              </w:rPr>
            </w:r>
          </w:p>
        </w:tc>
        <w:tc>
          <w:tcPr>
            <w:tcBorders>
              <w:top w:color="3a6b52" w:space="0" w:sz="4" w:val="single"/>
              <w:left w:color="3a6b52" w:space="0" w:sz="4" w:val="single"/>
              <w:bottom w:color="3a6b52" w:space="0" w:sz="4" w:val="single"/>
              <w:right w:color="3a6b52" w:space="0" w:sz="4" w:val="single"/>
            </w:tcBorders>
            <w:shd w:fill="1c2b4a" w:val="clear"/>
            <w:tcMar>
              <w:top w:w="120.0" w:type="dxa"/>
              <w:left w:w="160.0" w:type="dxa"/>
              <w:bottom w:w="120.0" w:type="dxa"/>
              <w:right w:w="160.0" w:type="dxa"/>
            </w:tcMar>
          </w:tcPr>
          <w:p w:rsidR="00000000" w:rsidDel="00000000" w:rsidP="00000000" w:rsidRDefault="00000000" w:rsidRPr="00000000" w14:paraId="00000008">
            <w:pPr>
              <w:rPr>
                <w:b w:val="1"/>
                <w:bCs w:val="1"/>
                <w:color w:val="ffffff"/>
                <w:sz w:val="22"/>
                <w:szCs w:val="22"/>
              </w:rPr>
            </w:pPr>
            <w:r w:rsidDel="00000000" w:rsidR="00000000" w:rsidRPr="00000000">
              <w:rPr>
                <w:b w:val="1"/>
                <w:bCs w:val="1"/>
                <w:color w:val="ffffff"/>
                <w:sz w:val="22"/>
                <w:szCs w:val="22"/>
                <w:rtl w:val="0"/>
              </w:rPr>
              <w:t xml:space="preserve">Estado</w:t>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1c2b4a"/>
                <w:sz w:val="20"/>
                <w:szCs w:val="20"/>
                <w:rtl w:val="0"/>
              </w:rPr>
              <w:t xml:space="preserve">Análisis de fuentes documentales</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color w:val="2a2a28"/>
                <w:rtl w:val="0"/>
              </w:rPr>
              <w:t xml:space="preserve">corpus documental (</w:t>
            </w: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documentos audiovisuales, bibliográficos, gráficos, fotográficos o legislativos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Consignas específicas de análisis (pre</w:t>
            </w:r>
            <w:r w:rsidDel="00000000" w:rsidR="00000000" w:rsidRPr="00000000">
              <w:rPr>
                <w:color w:val="2a2a28"/>
                <w:rtl w:val="0"/>
              </w:rPr>
              <w:t xml:space="preserve">gunta orientadora, situaciòn problema, </w:t>
            </w: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no mera lectura o visualización)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u w:val="none"/>
              </w:rPr>
            </w:pPr>
            <w:r w:rsidDel="00000000" w:rsidR="00000000" w:rsidRPr="00000000">
              <w:rPr>
                <w:color w:val="2a2a28"/>
                <w:rtl w:val="0"/>
              </w:rPr>
              <w:t xml:space="preserve">consignas operativas (instrucciones específicas que guían el trabajo con los documentos )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u w:val="none"/>
              </w:rPr>
            </w:pPr>
            <w:r w:rsidDel="00000000" w:rsidR="00000000" w:rsidRPr="00000000">
              <w:rPr>
                <w:color w:val="2a2a28"/>
                <w:rtl w:val="0"/>
              </w:rPr>
              <w:t xml:space="preserve">formato esperado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0F">
            <w:pPr>
              <w:spacing w:after="240" w:before="240" w:lineRule="auto"/>
              <w:rPr>
                <w:color w:val="2a2a28"/>
              </w:rPr>
            </w:pPr>
            <w:sdt>
              <w:sdtPr>
                <w:id w:val="-243704340"/>
                <w:tag w:val="goog_rdk_0"/>
              </w:sdtPr>
              <w:sdtContent>
                <w:commentRangeStart w:id="0"/>
              </w:sdtContent>
            </w:sdt>
            <w:sdt>
              <w:sdtPr>
                <w:id w:val="30930232"/>
                <w:tag w:val="goog_rdk_1"/>
              </w:sdtPr>
              <w:sdtContent>
                <w:commentRangeStart w:id="1"/>
              </w:sdtContent>
            </w:sdt>
            <w:r w:rsidDel="00000000" w:rsidR="00000000" w:rsidRPr="00000000">
              <w:rPr>
                <w:color w:val="2a2a28"/>
                <w:rtl w:val="0"/>
              </w:rPr>
              <w:t xml:space="preserve">Con la información que ya tenés sobre la materia — objetivos de aprendizaje, ti</w:t>
            </w:r>
            <w:commentRangeEnd w:id="0"/>
            <w:r w:rsidDel="00000000" w:rsidR="00000000" w:rsidRPr="00000000">
              <w:commentReference w:id="0"/>
            </w:r>
            <w:commentRangeEnd w:id="1"/>
            <w:r w:rsidDel="00000000" w:rsidR="00000000" w:rsidRPr="00000000">
              <w:commentReference w:id="1"/>
            </w:r>
            <w:r w:rsidDel="00000000" w:rsidR="00000000" w:rsidRPr="00000000">
              <w:rPr>
                <w:color w:val="2a2a28"/>
                <w:rtl w:val="0"/>
              </w:rPr>
              <w:t xml:space="preserve">po de contenido, función de la evaluación y corpus documental — generá un instrumento de evaluación bajo el formato de </w:t>
            </w:r>
            <w:r w:rsidDel="00000000" w:rsidR="00000000" w:rsidRPr="00000000">
              <w:rPr>
                <w:b w:val="1"/>
                <w:bCs w:val="1"/>
                <w:color w:val="2a2a28"/>
                <w:rtl w:val="0"/>
              </w:rPr>
              <w:t xml:space="preserve">análisis de fuentes documentales</w:t>
            </w:r>
            <w:r w:rsidDel="00000000" w:rsidR="00000000" w:rsidRPr="00000000">
              <w:rPr>
                <w:color w:val="2a2a28"/>
                <w:rtl w:val="0"/>
              </w:rPr>
              <w:t xml:space="preserve">, con los siguientes seis componentes:</w:t>
            </w:r>
          </w:p>
          <w:p w:rsidR="00000000" w:rsidDel="00000000" w:rsidP="00000000" w:rsidRDefault="00000000" w:rsidRPr="00000000" w14:paraId="00000010">
            <w:pPr>
              <w:numPr>
                <w:ilvl w:val="0"/>
                <w:numId w:val="4"/>
              </w:numPr>
              <w:spacing w:after="0" w:afterAutospacing="0" w:before="240" w:lineRule="auto"/>
              <w:ind w:left="141.7322834645671" w:hanging="141.7322834645671"/>
              <w:rPr>
                <w:color w:val="2a2a28"/>
              </w:rPr>
            </w:pPr>
            <w:r w:rsidDel="00000000" w:rsidR="00000000" w:rsidRPr="00000000">
              <w:rPr>
                <w:b w:val="1"/>
                <w:bCs w:val="1"/>
                <w:color w:val="2a2a28"/>
                <w:rtl w:val="0"/>
              </w:rPr>
              <w:t xml:space="preserve">Corpus documental</w:t>
            </w:r>
            <w:r w:rsidDel="00000000" w:rsidR="00000000" w:rsidRPr="00000000">
              <w:rPr>
                <w:color w:val="2a2a28"/>
                <w:rtl w:val="0"/>
              </w:rPr>
              <w:t xml:space="preserve"> — presentación de las fuentes seleccionadas con justificación pedagógica de por qué ese conjunto es coherente con los objetivos y el tipo de contenido definidos</w:t>
            </w:r>
          </w:p>
          <w:p w:rsidR="00000000" w:rsidDel="00000000" w:rsidP="00000000" w:rsidRDefault="00000000" w:rsidRPr="00000000" w14:paraId="00000011">
            <w:pPr>
              <w:numPr>
                <w:ilvl w:val="0"/>
                <w:numId w:val="4"/>
              </w:numPr>
              <w:spacing w:after="0" w:afterAutospacing="0" w:before="0" w:beforeAutospacing="0" w:lineRule="auto"/>
              <w:ind w:left="141.7322834645671" w:hanging="141.7322834645671"/>
              <w:rPr>
                <w:color w:val="2a2a28"/>
              </w:rPr>
            </w:pPr>
            <w:r w:rsidDel="00000000" w:rsidR="00000000" w:rsidRPr="00000000">
              <w:rPr>
                <w:b w:val="1"/>
                <w:bCs w:val="1"/>
                <w:color w:val="2a2a28"/>
                <w:rtl w:val="0"/>
              </w:rPr>
              <w:t xml:space="preserve">Situación-problema o pregunta orientadora</w:t>
            </w:r>
            <w:r w:rsidDel="00000000" w:rsidR="00000000" w:rsidRPr="00000000">
              <w:rPr>
                <w:color w:val="2a2a28"/>
                <w:rtl w:val="0"/>
              </w:rPr>
              <w:t xml:space="preserve"> — el problema que da sentido al análisis y que el estudiante debe responder usando las fuentes como evidencia</w:t>
            </w:r>
          </w:p>
          <w:p w:rsidR="00000000" w:rsidDel="00000000" w:rsidP="00000000" w:rsidRDefault="00000000" w:rsidRPr="00000000" w14:paraId="00000012">
            <w:pPr>
              <w:numPr>
                <w:ilvl w:val="0"/>
                <w:numId w:val="4"/>
              </w:numPr>
              <w:spacing w:after="0" w:afterAutospacing="0" w:before="0" w:beforeAutospacing="0" w:lineRule="auto"/>
              <w:ind w:left="720" w:hanging="360"/>
              <w:rPr>
                <w:color w:val="2a2a28"/>
              </w:rPr>
            </w:pPr>
            <w:r w:rsidDel="00000000" w:rsidR="00000000" w:rsidRPr="00000000">
              <w:rPr>
                <w:b w:val="1"/>
                <w:bCs w:val="1"/>
                <w:color w:val="2a2a28"/>
                <w:rtl w:val="0"/>
              </w:rPr>
              <w:t xml:space="preserve">Consignas operativas</w:t>
            </w:r>
            <w:r w:rsidDel="00000000" w:rsidR="00000000" w:rsidRPr="00000000">
              <w:rPr>
                <w:color w:val="2a2a28"/>
                <w:rtl w:val="0"/>
              </w:rPr>
              <w:t xml:space="preserve"> — instrucciones específicas que activen la operación cognitiva esperada (comparar, contextualizar, argumentar, detectar sesgos, sintetizar, tomar posición, según lo que definiste)</w:t>
            </w:r>
          </w:p>
          <w:p w:rsidR="00000000" w:rsidDel="00000000" w:rsidP="00000000" w:rsidRDefault="00000000" w:rsidRPr="00000000" w14:paraId="00000013">
            <w:pPr>
              <w:numPr>
                <w:ilvl w:val="0"/>
                <w:numId w:val="4"/>
              </w:numPr>
              <w:spacing w:after="0" w:afterAutospacing="0" w:before="0" w:beforeAutospacing="0" w:lineRule="auto"/>
              <w:ind w:left="720" w:hanging="360"/>
              <w:rPr>
                <w:color w:val="2a2a28"/>
              </w:rPr>
            </w:pPr>
            <w:r w:rsidDel="00000000" w:rsidR="00000000" w:rsidRPr="00000000">
              <w:rPr>
                <w:b w:val="1"/>
                <w:bCs w:val="1"/>
                <w:color w:val="2a2a28"/>
                <w:rtl w:val="0"/>
              </w:rPr>
              <w:t xml:space="preserve">Criterios de heurística documental</w:t>
            </w:r>
            <w:r w:rsidDel="00000000" w:rsidR="00000000" w:rsidRPr="00000000">
              <w:rPr>
                <w:color w:val="2a2a28"/>
                <w:rtl w:val="0"/>
              </w:rPr>
              <w:t xml:space="preserve"> — los parámetros con que el estudiante debe evaluar las fuentes antes de usarlas: autoría, fecha, intencionalidad, contexto de producción, confiabilidad</w:t>
            </w:r>
          </w:p>
          <w:p w:rsidR="00000000" w:rsidDel="00000000" w:rsidP="00000000" w:rsidRDefault="00000000" w:rsidRPr="00000000" w14:paraId="00000014">
            <w:pPr>
              <w:numPr>
                <w:ilvl w:val="0"/>
                <w:numId w:val="4"/>
              </w:numPr>
              <w:spacing w:after="240" w:before="0" w:beforeAutospacing="0" w:lineRule="auto"/>
              <w:ind w:left="720" w:hanging="360"/>
              <w:rPr>
                <w:color w:val="2a2a28"/>
              </w:rPr>
            </w:pPr>
            <w:r w:rsidDel="00000000" w:rsidR="00000000" w:rsidRPr="00000000">
              <w:rPr>
                <w:b w:val="1"/>
                <w:bCs w:val="1"/>
                <w:color w:val="2a2a28"/>
                <w:rtl w:val="0"/>
              </w:rPr>
              <w:t xml:space="preserve">Tarea de producción</w:t>
            </w:r>
            <w:r w:rsidDel="00000000" w:rsidR="00000000" w:rsidRPr="00000000">
              <w:rPr>
                <w:color w:val="2a2a28"/>
                <w:rtl w:val="0"/>
              </w:rPr>
              <w:t xml:space="preserve"> — formato de respuesta esperado con indicaciones claras sobre extensión y estructura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Tarea con entrega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ok</w:t>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18">
            <w:pPr>
              <w:rPr>
                <w:highlight w:val="cyan"/>
              </w:rPr>
            </w:pPr>
            <w:r w:rsidDel="00000000" w:rsidR="00000000" w:rsidRPr="00000000">
              <w:rPr>
                <w:rFonts w:ascii="Calibri" w:cs="Calibri" w:eastAsia="Calibri" w:hAnsi="Calibri"/>
                <w:b w:val="1"/>
                <w:bCs w:val="1"/>
                <w:color w:val="1c2b4a"/>
                <w:sz w:val="20"/>
                <w:szCs w:val="20"/>
                <w:highlight w:val="cyan"/>
                <w:rtl w:val="0"/>
              </w:rPr>
              <w:t xml:space="preserve">Aprendizaje servicio (APS)</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Identificación de una necesidad real de la comunidad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Articulación explícita entre servicio y contenidos de la asignatura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Definición del rol del estudiante en el proyecto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Instancias de reflexión sobre la experiencia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highlight w:val="cyan"/>
                <w:u w:val="none"/>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Con la información que ya tenés sobre la materia — objetivos de aprendizaje, tipo de contenido, función de la evaluación y corpus documental — generá un instrumento de evaluación bajo el formato de Aprendizaje servicio, con los siguientes componentes:</w:t>
            </w:r>
          </w:p>
          <w:sdt>
            <w:sdtPr>
              <w:id w:val="1279147847"/>
              <w:tag w:val="goog_rdk_6"/>
            </w:sdtPr>
            <w:sdtContent>
              <w:p w:rsidR="00000000" w:rsidDel="00000000" w:rsidP="00000000" w:rsidRDefault="00000000" w:rsidRPr="00000000" w14:paraId="0000001F">
                <w:pPr>
                  <w:ind w:left="360" w:hanging="240"/>
                  <w:rPr>
                    <w:ins w:author="Victoria Casco" w:id="0" w:date="2026-05-22T12:19:58Z"/>
                    <w:color w:val="2a2a28"/>
                    <w:rPrChange w:author="Victoria Casco" w:id="1" w:date="2026-05-22T12:19:58Z">
                      <w:rPr>
                        <w:color w:val="2a2a28"/>
                      </w:rPr>
                    </w:rPrChange>
                  </w:rPr>
                </w:pPr>
                <w:sdt>
                  <w:sdtPr>
                    <w:id w:val="-1767015487"/>
                    <w:tag w:val="goog_rdk_3"/>
                  </w:sdtPr>
                  <w:sdtContent>
                    <w:ins w:author="Victoria Casco" w:id="0" w:date="2026-05-22T12:19:58Z"/>
                    <w:sdt>
                      <w:sdtPr>
                        <w:id w:val="-1681239811"/>
                        <w:tag w:val="goog_rdk_4"/>
                      </w:sdtPr>
                      <w:sdtContent>
                        <w:ins w:author="Victoria Casco" w:id="0" w:date="2026-05-22T12:19:58Z">
                          <w:r w:rsidDel="00000000" w:rsidR="00000000" w:rsidRPr="00000000">
                            <w:rPr>
                              <w:b w:val="1"/>
                              <w:bCs w:val="1"/>
                              <w:color w:val="2a2a28"/>
                              <w:rtl w:val="0"/>
                              <w:rPrChange w:author="Victoria Casco" w:id="1" w:date="2026-05-22T12:19:58Z">
                                <w:rPr>
                                  <w:color w:val="2a2a28"/>
                                </w:rPr>
                              </w:rPrChange>
                            </w:rPr>
                            <w:t xml:space="preserve">Identificación de la necesidad:</w:t>
                          </w:r>
                        </w:ins>
                      </w:sdtContent>
                    </w:sdt>
                    <w:ins w:author="Victoria Casco" w:id="0" w:date="2026-05-22T12:19:58Z">
                      <w:sdt>
                        <w:sdtPr>
                          <w:id w:val="1040826273"/>
                          <w:tag w:val="goog_rdk_5"/>
                        </w:sdtPr>
                        <w:sdtContent>
                          <w:r w:rsidDel="00000000" w:rsidR="00000000" w:rsidRPr="00000000">
                            <w:rPr>
                              <w:color w:val="2a2a28"/>
                              <w:rtl w:val="0"/>
                              <w:rPrChange w:author="Victoria Casco" w:id="1" w:date="2026-05-22T12:19:58Z">
                                <w:rPr>
                                  <w:color w:val="2a2a28"/>
                                </w:rPr>
                              </w:rPrChange>
                            </w:rPr>
                            <w:t xml:space="preserve"> diagnosticar una problemática real y relevante en una comunidad específica.</w:t>
                          </w:r>
                        </w:sdtContent>
                      </w:sdt>
                    </w:ins>
                  </w:sdtContent>
                </w:sdt>
              </w:p>
            </w:sdtContent>
          </w:sdt>
          <w:sdt>
            <w:sdtPr>
              <w:id w:val="1261870953"/>
              <w:tag w:val="goog_rdk_10"/>
            </w:sdtPr>
            <w:sdtContent>
              <w:p w:rsidR="00000000" w:rsidDel="00000000" w:rsidP="00000000" w:rsidRDefault="00000000" w:rsidRPr="00000000" w14:paraId="00000020">
                <w:pPr>
                  <w:ind w:left="360" w:hanging="240"/>
                  <w:rPr>
                    <w:ins w:author="Victoria Casco" w:id="0" w:date="2026-05-22T12:19:58Z"/>
                    <w:color w:val="2a2a28"/>
                    <w:rPrChange w:author="Victoria Casco" w:id="1" w:date="2026-05-22T12:19:58Z">
                      <w:rPr>
                        <w:color w:val="2a2a28"/>
                      </w:rPr>
                    </w:rPrChange>
                  </w:rPr>
                </w:pPr>
                <w:sdt>
                  <w:sdtPr>
                    <w:id w:val="1726506058"/>
                    <w:tag w:val="goog_rdk_7"/>
                  </w:sdtPr>
                  <w:sdtContent>
                    <w:ins w:author="Victoria Casco" w:id="0" w:date="2026-05-22T12:19:58Z"/>
                    <w:sdt>
                      <w:sdtPr>
                        <w:id w:val="-1721120094"/>
                        <w:tag w:val="goog_rdk_8"/>
                      </w:sdtPr>
                      <w:sdtContent>
                        <w:ins w:author="Victoria Casco" w:id="0" w:date="2026-05-22T12:19:58Z">
                          <w:r w:rsidDel="00000000" w:rsidR="00000000" w:rsidRPr="00000000">
                            <w:rPr>
                              <w:b w:val="1"/>
                              <w:bCs w:val="1"/>
                              <w:color w:val="2a2a28"/>
                              <w:rtl w:val="0"/>
                              <w:rPrChange w:author="Victoria Casco" w:id="1" w:date="2026-05-22T12:19:58Z">
                                <w:rPr>
                                  <w:color w:val="2a2a28"/>
                                </w:rPr>
                              </w:rPrChange>
                            </w:rPr>
                            <w:t xml:space="preserve">Articulación curricular:</w:t>
                          </w:r>
                        </w:ins>
                      </w:sdtContent>
                    </w:sdt>
                    <w:ins w:author="Victoria Casco" w:id="0" w:date="2026-05-22T12:19:58Z">
                      <w:sdt>
                        <w:sdtPr>
                          <w:id w:val="781127902"/>
                          <w:tag w:val="goog_rdk_9"/>
                        </w:sdtPr>
                        <w:sdtContent>
                          <w:r w:rsidDel="00000000" w:rsidR="00000000" w:rsidRPr="00000000">
                            <w:rPr>
                              <w:color w:val="2a2a28"/>
                              <w:rtl w:val="0"/>
                              <w:rPrChange w:author="Victoria Casco" w:id="1" w:date="2026-05-22T12:19:58Z">
                                <w:rPr>
                                  <w:color w:val="2a2a28"/>
                                </w:rPr>
                              </w:rPrChange>
                            </w:rPr>
                            <w:t xml:space="preserve"> Evidencia clara de cómo los contenidos teóricos de la asignatura se aplican para resolver o mitigar la necesidad identificada.</w:t>
                          </w:r>
                        </w:sdtContent>
                      </w:sdt>
                    </w:ins>
                  </w:sdtContent>
                </w:sdt>
              </w:p>
            </w:sdtContent>
          </w:sdt>
          <w:sdt>
            <w:sdtPr>
              <w:id w:val="-1704139173"/>
              <w:tag w:val="goog_rdk_14"/>
            </w:sdtPr>
            <w:sdtContent>
              <w:p w:rsidR="00000000" w:rsidDel="00000000" w:rsidP="00000000" w:rsidRDefault="00000000" w:rsidRPr="00000000" w14:paraId="00000021">
                <w:pPr>
                  <w:ind w:left="360" w:hanging="240"/>
                  <w:rPr>
                    <w:ins w:author="Victoria Casco" w:id="0" w:date="2026-05-22T12:19:58Z"/>
                    <w:color w:val="2a2a28"/>
                    <w:rPrChange w:author="Victoria Casco" w:id="1" w:date="2026-05-22T12:19:58Z">
                      <w:rPr>
                        <w:color w:val="2a2a28"/>
                      </w:rPr>
                    </w:rPrChange>
                  </w:rPr>
                </w:pPr>
                <w:sdt>
                  <w:sdtPr>
                    <w:id w:val="-1908488551"/>
                    <w:tag w:val="goog_rdk_11"/>
                  </w:sdtPr>
                  <w:sdtContent>
                    <w:ins w:author="Victoria Casco" w:id="0" w:date="2026-05-22T12:19:58Z"/>
                    <w:sdt>
                      <w:sdtPr>
                        <w:id w:val="606791951"/>
                        <w:tag w:val="goog_rdk_12"/>
                      </w:sdtPr>
                      <w:sdtContent>
                        <w:ins w:author="Victoria Casco" w:id="0" w:date="2026-05-22T12:19:58Z">
                          <w:r w:rsidDel="00000000" w:rsidR="00000000" w:rsidRPr="00000000">
                            <w:rPr>
                              <w:b w:val="1"/>
                              <w:bCs w:val="1"/>
                              <w:color w:val="2a2a28"/>
                              <w:rtl w:val="0"/>
                              <w:rPrChange w:author="Victoria Casco" w:id="1" w:date="2026-05-22T12:19:58Z">
                                <w:rPr>
                                  <w:color w:val="2a2a28"/>
                                </w:rPr>
                              </w:rPrChange>
                            </w:rPr>
                            <w:t xml:space="preserve">Propuesta de intervención:</w:t>
                          </w:r>
                        </w:ins>
                      </w:sdtContent>
                    </w:sdt>
                    <w:ins w:author="Victoria Casco" w:id="0" w:date="2026-05-22T12:19:58Z">
                      <w:sdt>
                        <w:sdtPr>
                          <w:id w:val="1592984298"/>
                          <w:tag w:val="goog_rdk_13"/>
                        </w:sdtPr>
                        <w:sdtContent>
                          <w:r w:rsidDel="00000000" w:rsidR="00000000" w:rsidRPr="00000000">
                            <w:rPr>
                              <w:color w:val="2a2a28"/>
                              <w:rtl w:val="0"/>
                              <w:rPrChange w:author="Victoria Casco" w:id="1" w:date="2026-05-22T12:19:58Z">
                                <w:rPr>
                                  <w:color w:val="2a2a28"/>
                                </w:rPr>
                              </w:rPrChange>
                            </w:rPr>
                            <w:t xml:space="preserve"> especificación de fundamentación, objetivos, etapas de desarrollo de las distintas intervenciones, evaluación </w:t>
                          </w:r>
                        </w:sdtContent>
                      </w:sdt>
                    </w:ins>
                  </w:sdtContent>
                </w:sdt>
              </w:p>
            </w:sdtContent>
          </w:sdt>
          <w:sdt>
            <w:sdtPr>
              <w:id w:val="937150380"/>
              <w:tag w:val="goog_rdk_20"/>
            </w:sdtPr>
            <w:sdtContent>
              <w:p w:rsidR="00000000" w:rsidDel="00000000" w:rsidP="00000000" w:rsidRDefault="00000000" w:rsidRPr="00000000" w14:paraId="00000022">
                <w:pPr>
                  <w:ind w:left="360" w:hanging="240"/>
                  <w:rPr>
                    <w:ins w:author="Victoria Casco" w:id="0" w:date="2026-05-22T12:19:58Z"/>
                    <w:color w:val="2a2a28"/>
                    <w:rPrChange w:author="Victoria Casco" w:id="1" w:date="2026-05-22T12:19:58Z">
                      <w:rPr>
                        <w:color w:val="2a2a28"/>
                      </w:rPr>
                    </w:rPrChange>
                  </w:rPr>
                </w:pPr>
                <w:sdt>
                  <w:sdtPr>
                    <w:id w:val="-1706774700"/>
                    <w:tag w:val="goog_rdk_15"/>
                  </w:sdtPr>
                  <w:sdtContent>
                    <w:ins w:author="Victoria Casco" w:id="0" w:date="2026-05-22T12:19:58Z"/>
                    <w:sdt>
                      <w:sdtPr>
                        <w:id w:val="2050990210"/>
                        <w:tag w:val="goog_rdk_16"/>
                      </w:sdtPr>
                      <w:sdtContent>
                        <w:ins w:author="Victoria Casco" w:id="0" w:date="2026-05-22T12:19:58Z">
                          <w:r w:rsidDel="00000000" w:rsidR="00000000" w:rsidRPr="00000000">
                            <w:rPr>
                              <w:b w:val="1"/>
                              <w:bCs w:val="1"/>
                              <w:color w:val="2a2a28"/>
                              <w:rtl w:val="0"/>
                              <w:rPrChange w:author="Victoria Casco" w:id="1" w:date="2026-05-22T12:19:58Z">
                                <w:rPr>
                                  <w:color w:val="2a2a28"/>
                                </w:rPr>
                              </w:rPrChange>
                            </w:rPr>
                            <w:t xml:space="preserve">Reflexión crítica:</w:t>
                          </w:r>
                        </w:ins>
                      </w:sdtContent>
                    </w:sdt>
                    <w:ins w:author="Victoria Casco" w:id="0" w:date="2026-05-22T12:19:58Z">
                      <w:sdt>
                        <w:sdtPr>
                          <w:id w:val="82442502"/>
                          <w:tag w:val="goog_rdk_17"/>
                        </w:sdtPr>
                        <w:sdtContent>
                          <w:r w:rsidDel="00000000" w:rsidR="00000000" w:rsidRPr="00000000">
                            <w:rPr>
                              <w:color w:val="2a2a28"/>
                              <w:rtl w:val="0"/>
                              <w:rPrChange w:author="Victoria Casco" w:id="1" w:date="2026-05-22T12:19:58Z">
                                <w:rPr>
                                  <w:color w:val="2a2a28"/>
                                </w:rPr>
                              </w:rPrChange>
                            </w:rPr>
                            <w:t xml:space="preserve"> </w:t>
                          </w:r>
                        </w:sdtContent>
                      </w:sdt>
                      <w:sdt>
                        <w:sdtPr>
                          <w:id w:val="-1819321381"/>
                          <w:tag w:val="goog_rdk_18"/>
                        </w:sdtPr>
                        <w:sdtContent>
                          <w:r w:rsidDel="00000000" w:rsidR="00000000" w:rsidRPr="00000000">
                            <w:rPr>
                              <w:color w:val="2a2a28"/>
                              <w:rtl w:val="0"/>
                              <w:rPrChange w:author="Victoria Casco" w:id="1" w:date="2026-05-22T12:19:58Z">
                                <w:rPr>
                                  <w:color w:val="2a2a28"/>
                                </w:rPr>
                              </w:rPrChange>
                            </w:rPr>
                            <w:t xml:space="preserve">Propuesta</w:t>
                          </w:r>
                        </w:sdtContent>
                      </w:sdt>
                      <w:sdt>
                        <w:sdtPr>
                          <w:id w:val="1429061032"/>
                          <w:tag w:val="goog_rdk_19"/>
                        </w:sdtPr>
                        <w:sdtContent>
                          <w:r w:rsidDel="00000000" w:rsidR="00000000" w:rsidRPr="00000000">
                            <w:rPr>
                              <w:color w:val="2a2a28"/>
                              <w:rtl w:val="0"/>
                              <w:rPrChange w:author="Victoria Casco" w:id="1" w:date="2026-05-22T12:19:58Z">
                                <w:rPr>
                                  <w:color w:val="2a2a28"/>
                                </w:rPr>
                              </w:rPrChange>
                            </w:rPr>
                            <w:t xml:space="preserve"> de reflexión (antes, durante y después) sobre el impacto social de su práctica y su propio proceso de aprendizaje.</w:t>
                          </w:r>
                        </w:sdtContent>
                      </w:sdt>
                    </w:ins>
                  </w:sdtContent>
                </w:sdt>
              </w:p>
            </w:sdtContent>
          </w:sd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vertAlign w:val="baseline"/>
              </w:rPr>
            </w:pPr>
            <w:r w:rsidDel="00000000" w:rsidR="00000000" w:rsidRPr="00000000">
              <w:rPr>
                <w:color w:val="2a2a28"/>
                <w:rtl w:val="0"/>
              </w:rPr>
              <w:t xml:space="preserve">Tarea con entrega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highlight w:val="cyan"/>
                <w:u w:val="none"/>
                <w:vertAlign w:val="baseline"/>
              </w:rPr>
            </w:pPr>
            <w:r w:rsidDel="00000000" w:rsidR="00000000" w:rsidRPr="00000000">
              <w:rPr>
                <w:color w:val="2a2a28"/>
                <w:highlight w:val="cyan"/>
                <w:rtl w:val="0"/>
              </w:rPr>
              <w:t xml:space="preserve">a </w:t>
            </w:r>
            <w:sdt>
              <w:sdtPr>
                <w:id w:val="-2049531654"/>
                <w:tag w:val="goog_rdk_21"/>
              </w:sdtPr>
              <w:sdtContent>
                <w:commentRangeStart w:id="2"/>
              </w:sdtContent>
            </w:sdt>
            <w:r w:rsidDel="00000000" w:rsidR="00000000" w:rsidRPr="00000000">
              <w:rPr>
                <w:color w:val="2a2a28"/>
                <w:highlight w:val="cyan"/>
                <w:rtl w:val="0"/>
              </w:rPr>
              <w:t xml:space="preserve">resolver</w:t>
            </w:r>
            <w:commentRangeEnd w:id="2"/>
            <w:r w:rsidDel="00000000" w:rsidR="00000000" w:rsidRPr="00000000">
              <w:commentReference w:id="2"/>
            </w: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27">
            <w:pPr>
              <w:rPr/>
            </w:pPr>
            <w:sdt>
              <w:sdtPr>
                <w:id w:val="214347048"/>
                <w:tag w:val="goog_rdk_22"/>
              </w:sdtPr>
              <w:sdtContent>
                <w:commentRangeStart w:id="3"/>
              </w:sdtContent>
            </w:sdt>
            <w:sdt>
              <w:sdtPr>
                <w:id w:val="1344524032"/>
                <w:tag w:val="goog_rdk_23"/>
              </w:sdtPr>
              <w:sdtContent>
                <w:commentRangeStart w:id="4"/>
              </w:sdtContent>
            </w:sdt>
            <w:sdt>
              <w:sdtPr>
                <w:id w:val="-1600603424"/>
                <w:tag w:val="goog_rdk_24"/>
              </w:sdtPr>
              <w:sdtContent>
                <w:commentRangeStart w:id="5"/>
              </w:sdtContent>
            </w:sdt>
            <w:r w:rsidDel="00000000" w:rsidR="00000000" w:rsidRPr="00000000">
              <w:rPr>
                <w:rFonts w:ascii="Calibri" w:cs="Calibri" w:eastAsia="Calibri" w:hAnsi="Calibri"/>
                <w:b w:val="1"/>
                <w:bCs w:val="1"/>
                <w:color w:val="1c2b4a"/>
                <w:sz w:val="20"/>
                <w:szCs w:val="20"/>
                <w:rtl w:val="0"/>
              </w:rPr>
              <w:t xml:space="preserve">Cuestionario</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Preguntas de respuesta breve (párrafo corto)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Foco en dominio de datos, conceptos, principios o relaciones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Aplicación de reglas o procedimientos a situaciones conocidas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Tiempo acotado de resolución (apto para formato sincrónico)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Consignas claras y precisas que no admiten ambigüedad</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color w:val="2a2a28"/>
                <w:rtl w:val="0"/>
              </w:rPr>
              <w:t xml:space="preserve">ok</w:t>
            </w: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1c2b4a"/>
                <w:sz w:val="20"/>
                <w:szCs w:val="20"/>
                <w:rtl w:val="0"/>
              </w:rPr>
              <w:t xml:space="preserve">Ensayo / Desarrollo</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31">
            <w:pPr>
              <w:spacing w:after="240" w:before="240" w:lineRule="auto"/>
              <w:rPr>
                <w:color w:val="2a2a28"/>
              </w:rPr>
            </w:pPr>
            <w:r w:rsidDel="00000000" w:rsidR="00000000" w:rsidRPr="00000000">
              <w:rPr>
                <w:b w:val="1"/>
                <w:bCs w:val="1"/>
                <w:color w:val="2a2a28"/>
                <w:rtl w:val="0"/>
              </w:rPr>
              <w:t xml:space="preserve">Consigna o situación de escritura</w:t>
            </w:r>
            <w:r w:rsidDel="00000000" w:rsidR="00000000" w:rsidRPr="00000000">
              <w:rPr>
                <w:color w:val="2a2a28"/>
                <w:rtl w:val="0"/>
              </w:rPr>
              <w:t xml:space="preserve"> — el problema, pregunta o dilema que el estudiante debe abordar. Una buena consigna no pregunta "qué es X" sino que abre un debate, una tensión o una decisión que obliga a argumentar.</w:t>
            </w:r>
          </w:p>
          <w:p w:rsidR="00000000" w:rsidDel="00000000" w:rsidP="00000000" w:rsidRDefault="00000000" w:rsidRPr="00000000" w14:paraId="00000032">
            <w:pPr>
              <w:spacing w:after="240" w:before="240" w:lineRule="auto"/>
              <w:rPr>
                <w:color w:val="2a2a28"/>
              </w:rPr>
            </w:pPr>
            <w:r w:rsidDel="00000000" w:rsidR="00000000" w:rsidRPr="00000000">
              <w:rPr>
                <w:b w:val="1"/>
                <w:bCs w:val="1"/>
                <w:color w:val="2a2a28"/>
                <w:rtl w:val="0"/>
              </w:rPr>
              <w:t xml:space="preserve">Condiciones de producción</w:t>
            </w:r>
            <w:r w:rsidDel="00000000" w:rsidR="00000000" w:rsidRPr="00000000">
              <w:rPr>
                <w:color w:val="2a2a28"/>
                <w:rtl w:val="0"/>
              </w:rPr>
              <w:t xml:space="preserve"> — si es domiciliario o presencial, individual o colaborativo, con o sin fuentes provistas, con o sin borradores previos. Estas condiciones cambian radicalmente qué se está evaluando.</w:t>
            </w:r>
          </w:p>
          <w:p w:rsidR="00000000" w:rsidDel="00000000" w:rsidP="00000000" w:rsidRDefault="00000000" w:rsidRPr="00000000" w14:paraId="00000033">
            <w:pPr>
              <w:spacing w:after="240" w:before="240" w:lineRule="auto"/>
              <w:rPr>
                <w:color w:val="2a2a28"/>
              </w:rPr>
            </w:pPr>
            <w:r w:rsidDel="00000000" w:rsidR="00000000" w:rsidRPr="00000000">
              <w:rPr>
                <w:b w:val="1"/>
                <w:bCs w:val="1"/>
                <w:color w:val="2a2a28"/>
                <w:rtl w:val="0"/>
              </w:rPr>
              <w:t xml:space="preserve">Criterios de textualidad</w:t>
            </w:r>
            <w:r w:rsidDel="00000000" w:rsidR="00000000" w:rsidRPr="00000000">
              <w:rPr>
                <w:color w:val="2a2a28"/>
                <w:rtl w:val="0"/>
              </w:rPr>
              <w:t xml:space="preserve"> — coherencia, cohesión, estructura argumentativa, uso de conectores lógicos, progresión temática. Son los criterios de calidad del texto como texto.</w:t>
            </w:r>
          </w:p>
          <w:p w:rsidR="00000000" w:rsidDel="00000000" w:rsidP="00000000" w:rsidRDefault="00000000" w:rsidRPr="00000000" w14:paraId="00000034">
            <w:pPr>
              <w:spacing w:after="240" w:before="240" w:lineRule="auto"/>
              <w:rPr>
                <w:color w:val="2a2a28"/>
              </w:rPr>
            </w:pPr>
            <w:r w:rsidDel="00000000" w:rsidR="00000000" w:rsidRPr="00000000">
              <w:rPr>
                <w:b w:val="1"/>
                <w:bCs w:val="1"/>
                <w:color w:val="2a2a28"/>
                <w:rtl w:val="0"/>
              </w:rPr>
              <w:t xml:space="preserve">Criterios de contenido disciplinar</w:t>
            </w:r>
            <w:r w:rsidDel="00000000" w:rsidR="00000000" w:rsidRPr="00000000">
              <w:rPr>
                <w:color w:val="2a2a28"/>
                <w:rtl w:val="0"/>
              </w:rPr>
              <w:t xml:space="preserve"> — precisión conceptual, pertinencia de los argumentos, uso de la bibliografía de la materia, capacidad de contextualizar dentro del campo.</w:t>
            </w:r>
          </w:p>
          <w:p w:rsidR="00000000" w:rsidDel="00000000" w:rsidP="00000000" w:rsidRDefault="00000000" w:rsidRPr="00000000" w14:paraId="00000035">
            <w:pPr>
              <w:spacing w:after="240" w:before="240" w:lineRule="auto"/>
              <w:rPr>
                <w:color w:val="2a2a28"/>
              </w:rPr>
            </w:pPr>
            <w:r w:rsidDel="00000000" w:rsidR="00000000" w:rsidRPr="00000000">
              <w:rPr>
                <w:b w:val="1"/>
                <w:bCs w:val="1"/>
                <w:color w:val="2a2a28"/>
                <w:rtl w:val="0"/>
              </w:rPr>
              <w:t xml:space="preserve">Posicionamiento argumentativo</w:t>
            </w:r>
            <w:r w:rsidDel="00000000" w:rsidR="00000000" w:rsidRPr="00000000">
              <w:rPr>
                <w:color w:val="2a2a28"/>
                <w:rtl w:val="0"/>
              </w:rPr>
              <w:t xml:space="preserve"> — la capacidad del estudiante de sostener una tesis propia, anticipar objeciones y responderlas. Es el criterio que más diferencia al ensayo de otros géneros evaluativos.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37">
            <w:pPr>
              <w:ind w:left="360" w:hanging="240"/>
              <w:rPr>
                <w:color w:val="2a2a28"/>
              </w:rPr>
            </w:pPr>
            <w:r w:rsidDel="00000000" w:rsidR="00000000" w:rsidRPr="00000000">
              <w:rPr>
                <w:color w:val="2a2a28"/>
                <w:rtl w:val="0"/>
              </w:rPr>
              <w:t xml:space="preserve">Con la información que ya tenés sobre la materia — objetivos de aprendizaje, tipo de contenido, función de la evaluación y bibliografía — construí una consigna de ensayo como instrumento de evaluación con los siguientes componentes:</w:t>
            </w:r>
          </w:p>
          <w:p w:rsidR="00000000" w:rsidDel="00000000" w:rsidP="00000000" w:rsidRDefault="00000000" w:rsidRPr="00000000" w14:paraId="00000038">
            <w:pPr>
              <w:ind w:left="360" w:hanging="240"/>
              <w:rPr>
                <w:color w:val="2a2a28"/>
              </w:rPr>
            </w:pPr>
            <w:r w:rsidDel="00000000" w:rsidR="00000000" w:rsidRPr="00000000">
              <w:rPr>
                <w:rtl w:val="0"/>
              </w:rPr>
            </w:r>
          </w:p>
          <w:p w:rsidR="00000000" w:rsidDel="00000000" w:rsidP="00000000" w:rsidRDefault="00000000" w:rsidRPr="00000000" w14:paraId="00000039">
            <w:pPr>
              <w:ind w:left="360" w:hanging="240"/>
              <w:rPr>
                <w:color w:val="2a2a28"/>
              </w:rPr>
            </w:pPr>
            <w:r w:rsidDel="00000000" w:rsidR="00000000" w:rsidRPr="00000000">
              <w:rPr>
                <w:color w:val="2a2a28"/>
                <w:rtl w:val="0"/>
              </w:rPr>
              <w:t xml:space="preserve">Situación de escritura — una pregunta, problema o dilema que abra una tensión genuina dentro del campo disciplinar, que obligue al estudiante a tomar posición y argumentarla, no a exponer información</w:t>
            </w:r>
          </w:p>
          <w:p w:rsidR="00000000" w:rsidDel="00000000" w:rsidP="00000000" w:rsidRDefault="00000000" w:rsidRPr="00000000" w14:paraId="0000003A">
            <w:pPr>
              <w:ind w:left="360" w:hanging="240"/>
              <w:rPr>
                <w:color w:val="2a2a28"/>
              </w:rPr>
            </w:pPr>
            <w:r w:rsidDel="00000000" w:rsidR="00000000" w:rsidRPr="00000000">
              <w:rPr>
                <w:color w:val="2a2a28"/>
                <w:rtl w:val="0"/>
              </w:rPr>
              <w:t xml:space="preserve">Condiciones de producción — especificá si es domiciliario o presencial, individual o colaborativo, con o sin fuentes provistas, extensión esperada y si se contempla alguna instancia de borrador previo</w:t>
            </w:r>
          </w:p>
          <w:p w:rsidR="00000000" w:rsidDel="00000000" w:rsidP="00000000" w:rsidRDefault="00000000" w:rsidRPr="00000000" w14:paraId="0000003B">
            <w:pPr>
              <w:ind w:left="360" w:hanging="240"/>
              <w:rPr>
                <w:color w:val="2a2a28"/>
              </w:rPr>
            </w:pPr>
            <w:r w:rsidDel="00000000" w:rsidR="00000000" w:rsidRPr="00000000">
              <w:rPr>
                <w:color w:val="2a2a28"/>
                <w:rtl w:val="0"/>
              </w:rPr>
              <w:t xml:space="preserve">Criterios de textualidad — indicá qué se espera en términos de coherencia, cohesión, estructura argumentativa y progresión temática</w:t>
            </w:r>
          </w:p>
          <w:p w:rsidR="00000000" w:rsidDel="00000000" w:rsidP="00000000" w:rsidRDefault="00000000" w:rsidRPr="00000000" w14:paraId="0000003C">
            <w:pPr>
              <w:ind w:left="360" w:hanging="240"/>
              <w:rPr>
                <w:color w:val="2a2a28"/>
              </w:rPr>
            </w:pPr>
            <w:r w:rsidDel="00000000" w:rsidR="00000000" w:rsidRPr="00000000">
              <w:rPr>
                <w:color w:val="2a2a28"/>
                <w:rtl w:val="0"/>
              </w:rPr>
              <w:t xml:space="preserve">Criterios de contenido disciplinar — precisión conceptual, pertinencia de los argumentos respecto de la bibliografía de la materia y capacidad de contextualización dentro del campo</w:t>
            </w:r>
          </w:p>
          <w:p w:rsidR="00000000" w:rsidDel="00000000" w:rsidP="00000000" w:rsidRDefault="00000000" w:rsidRPr="00000000" w14:paraId="0000003D">
            <w:pPr>
              <w:ind w:left="360" w:hanging="240"/>
              <w:rPr>
                <w:color w:val="2a2a28"/>
              </w:rPr>
            </w:pPr>
            <w:r w:rsidDel="00000000" w:rsidR="00000000" w:rsidRPr="00000000">
              <w:rPr>
                <w:color w:val="2a2a28"/>
                <w:rtl w:val="0"/>
              </w:rPr>
              <w:t xml:space="preserve">Criterios de posicionamiento argumentativo — qué se espera en términos de sostener una tesis propia, anticipar objeciones y responderlas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Tarea con entrega.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ok</w:t>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41">
            <w:pPr>
              <w:rPr>
                <w:highlight w:val="cyan"/>
              </w:rPr>
            </w:pPr>
            <w:sdt>
              <w:sdtPr>
                <w:id w:val="-1015705140"/>
                <w:tag w:val="goog_rdk_25"/>
              </w:sdtPr>
              <w:sdtContent>
                <w:commentRangeStart w:id="6"/>
              </w:sdtContent>
            </w:sdt>
            <w:r w:rsidDel="00000000" w:rsidR="00000000" w:rsidRPr="00000000">
              <w:rPr>
                <w:rFonts w:ascii="Calibri" w:cs="Calibri" w:eastAsia="Calibri" w:hAnsi="Calibri"/>
                <w:b w:val="1"/>
                <w:bCs w:val="1"/>
                <w:color w:val="1c2b4a"/>
                <w:sz w:val="20"/>
                <w:szCs w:val="20"/>
                <w:highlight w:val="cyan"/>
                <w:rtl w:val="0"/>
              </w:rPr>
              <w:t xml:space="preserve">Evaluación auténtica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Rol asignado al estudiante (ej. profesional, consultor, ciudadano)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Audiencia destinataria real o simulada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Tema o foco vinculado a prácticas profesionales de referencia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Formato de producción propio del campo profesional (informe, dictamen, propuesta)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Grado de fidelidad con las condiciones reales del ejercicio profesional</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highlight w:val="cyan"/>
                <w:u w:val="none"/>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highlight w:val="cyan"/>
                <w:u w:val="none"/>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highlight w:val="cyan"/>
                <w:u w:val="none"/>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4A">
            <w:pPr>
              <w:rPr/>
            </w:pPr>
            <w:commentRangeEnd w:id="6"/>
            <w:r w:rsidDel="00000000" w:rsidR="00000000" w:rsidRPr="00000000">
              <w:commentReference w:id="6"/>
            </w:r>
            <w:r w:rsidDel="00000000" w:rsidR="00000000" w:rsidRPr="00000000">
              <w:rPr>
                <w:rFonts w:ascii="Calibri" w:cs="Calibri" w:eastAsia="Calibri" w:hAnsi="Calibri"/>
                <w:b w:val="1"/>
                <w:bCs w:val="1"/>
                <w:color w:val="1c2b4a"/>
                <w:sz w:val="20"/>
                <w:szCs w:val="20"/>
                <w:rtl w:val="0"/>
              </w:rPr>
              <w:t xml:space="preserve">Debate</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Tema controversial o con múltiples perspectivas legítimas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Asignación de posiciones o roles argumentativos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Presencia de moderador y reglas de participación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Modalidad: sincrónica (chat/videoconferencia) o asincrónica (foro)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Criterios de evaluación: claridad, fundamentación, escucha activa, réplica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sdt>
            <w:sdtPr>
              <w:id w:val="2144951734"/>
              <w:tag w:val="goog_rdk_29"/>
            </w:sdtPr>
            <w:sdtContent>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27081946"/>
                    <w:tag w:val="goog_rdk_27"/>
                  </w:sdtPr>
                  <w:sdtContent>
                    <w:ins w:author="Victoria Casco" w:id="2" w:date="2026-05-22T12:42:06Z"/>
                    <w:sdt>
                      <w:sdtPr>
                        <w:id w:val="-1971105271"/>
                        <w:tag w:val="goog_rdk_28"/>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Actúa como un diseñador tecnopedagógico experto. Necesito que diseñes un Instrumento de Evaluación para un Debate Académico destinado a estudiantes universitarios.</w:t>
                          </w:r>
                        </w:ins>
                      </w:sdtContent>
                    </w:sdt>
                    <w:ins w:author="Victoria Casco" w:id="2" w:date="2026-05-22T12:42:06Z"/>
                  </w:sdtContent>
                </w:sdt>
              </w:p>
            </w:sdtContent>
          </w:sdt>
          <w:sdt>
            <w:sdtPr>
              <w:id w:val="189592016"/>
              <w:tag w:val="goog_rdk_32"/>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46213765"/>
                    <w:tag w:val="goog_rdk_30"/>
                  </w:sdtPr>
                  <w:sdtContent>
                    <w:ins w:author="Victoria Casco" w:id="2" w:date="2026-05-22T12:42:06Z"/>
                    <w:sdt>
                      <w:sdtPr>
                        <w:id w:val="950800036"/>
                        <w:tag w:val="goog_rdk_31"/>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2124438775"/>
              <w:tag w:val="goog_rdk_35"/>
            </w:sdtPr>
            <w:sdtConten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346203909"/>
                    <w:tag w:val="goog_rdk_33"/>
                  </w:sdtPr>
                  <w:sdtContent>
                    <w:ins w:author="Victoria Casco" w:id="2" w:date="2026-05-22T12:42:06Z"/>
                    <w:sdt>
                      <w:sdtPr>
                        <w:id w:val="-564635222"/>
                        <w:tag w:val="goog_rdk_34"/>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Utiliza los siguientes componentes para estructurar la propuesta:</w:t>
                          </w:r>
                        </w:ins>
                      </w:sdtContent>
                    </w:sdt>
                    <w:ins w:author="Victoria Casco" w:id="2" w:date="2026-05-22T12:42:06Z"/>
                  </w:sdtContent>
                </w:sdt>
              </w:p>
            </w:sdtContent>
          </w:sdt>
          <w:sdt>
            <w:sdtPr>
              <w:id w:val="-334119122"/>
              <w:tag w:val="goog_rdk_38"/>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494724202"/>
                    <w:tag w:val="goog_rdk_36"/>
                  </w:sdtPr>
                  <w:sdtContent>
                    <w:ins w:author="Victoria Casco" w:id="2" w:date="2026-05-22T12:42:06Z"/>
                    <w:sdt>
                      <w:sdtPr>
                        <w:id w:val="1108327391"/>
                        <w:tag w:val="goog_rdk_37"/>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1828937908"/>
              <w:tag w:val="goog_rdk_41"/>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085559840"/>
                    <w:tag w:val="goog_rdk_39"/>
                  </w:sdtPr>
                  <w:sdtContent>
                    <w:ins w:author="Victoria Casco" w:id="2" w:date="2026-05-22T12:42:06Z"/>
                    <w:sdt>
                      <w:sdtPr>
                        <w:id w:val="1470718553"/>
                        <w:tag w:val="goog_rdk_40"/>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Tema y Problematización: Define un tema controversial vinculado a [insertar área de conocimiento], presentando al menos dos perspectivas legítimas en tensión.</w:t>
                          </w:r>
                        </w:ins>
                      </w:sdtContent>
                    </w:sdt>
                    <w:ins w:author="Victoria Casco" w:id="2" w:date="2026-05-22T12:42:06Z"/>
                  </w:sdtContent>
                </w:sdt>
              </w:p>
            </w:sdtContent>
          </w:sdt>
          <w:sdt>
            <w:sdtPr>
              <w:id w:val="129134200"/>
              <w:tag w:val="goog_rdk_44"/>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113826202"/>
                    <w:tag w:val="goog_rdk_42"/>
                  </w:sdtPr>
                  <w:sdtContent>
                    <w:ins w:author="Victoria Casco" w:id="2" w:date="2026-05-22T12:42:06Z"/>
                    <w:sdt>
                      <w:sdtPr>
                        <w:id w:val="1930688232"/>
                        <w:tag w:val="goog_rdk_43"/>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1310259079"/>
              <w:tag w:val="goog_rdk_47"/>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488647219"/>
                    <w:tag w:val="goog_rdk_45"/>
                  </w:sdtPr>
                  <w:sdtContent>
                    <w:ins w:author="Victoria Casco" w:id="2" w:date="2026-05-22T12:42:06Z"/>
                    <w:sdt>
                      <w:sdtPr>
                        <w:id w:val="1926350120"/>
                        <w:tag w:val="goog_rdk_46"/>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Dinámica de Roles: Establece una estructura de roles (ej. posturas a favor, en contra, observadores críticos) y cómo se asignarán.</w:t>
                          </w:r>
                        </w:ins>
                      </w:sdtContent>
                    </w:sdt>
                    <w:ins w:author="Victoria Casco" w:id="2" w:date="2026-05-22T12:42:06Z"/>
                  </w:sdtContent>
                </w:sdt>
              </w:p>
            </w:sdtContent>
          </w:sdt>
          <w:sdt>
            <w:sdtPr>
              <w:id w:val="-1108631236"/>
              <w:tag w:val="goog_rdk_50"/>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747214967"/>
                    <w:tag w:val="goog_rdk_48"/>
                  </w:sdtPr>
                  <w:sdtContent>
                    <w:ins w:author="Victoria Casco" w:id="2" w:date="2026-05-22T12:42:06Z"/>
                    <w:sdt>
                      <w:sdtPr>
                        <w:id w:val="1717776875"/>
                        <w:tag w:val="goog_rdk_49"/>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557427691"/>
              <w:tag w:val="goog_rdk_53"/>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941653199"/>
                    <w:tag w:val="goog_rdk_51"/>
                  </w:sdtPr>
                  <w:sdtContent>
                    <w:ins w:author="Victoria Casco" w:id="2" w:date="2026-05-22T12:42:06Z"/>
                    <w:sdt>
                      <w:sdtPr>
                        <w:id w:val="-1038516069"/>
                        <w:tag w:val="goog_rdk_52"/>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Protocolo de Participación: Define las reglas de interacción, tiempos de intervención y el rol del moderador para garantizar un intercambio respetuoso y fundamentado.</w:t>
                          </w:r>
                        </w:ins>
                      </w:sdtContent>
                    </w:sdt>
                    <w:ins w:author="Victoria Casco" w:id="2" w:date="2026-05-22T12:42:06Z"/>
                  </w:sdtContent>
                </w:sdt>
              </w:p>
            </w:sdtContent>
          </w:sdt>
          <w:sdt>
            <w:sdtPr>
              <w:id w:val="219781807"/>
              <w:tag w:val="goog_rdk_56"/>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858785262"/>
                    <w:tag w:val="goog_rdk_54"/>
                  </w:sdtPr>
                  <w:sdtContent>
                    <w:ins w:author="Victoria Casco" w:id="2" w:date="2026-05-22T12:42:06Z"/>
                    <w:sdt>
                      <w:sdtPr>
                        <w:id w:val="655092657"/>
                        <w:tag w:val="goog_rdk_55"/>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1121201354"/>
              <w:tag w:val="goog_rdk_59"/>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148216937"/>
                    <w:tag w:val="goog_rdk_57"/>
                  </w:sdtPr>
                  <w:sdtContent>
                    <w:ins w:author="Victoria Casco" w:id="2" w:date="2026-05-22T12:42:06Z"/>
                    <w:sdt>
                      <w:sdtPr>
                        <w:id w:val="589891652"/>
                        <w:tag w:val="goog_rdk_58"/>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Configuración de la Modalidad: Diseña el flujo de la actividad específicamente para una modalidad [sincrónica/asincrónica], detallando el paso a paso en la plataforma [ej. Foro de Moodle, Zoom, Chat de IA].</w:t>
                          </w:r>
                        </w:ins>
                      </w:sdtContent>
                    </w:sdt>
                    <w:ins w:author="Victoria Casco" w:id="2" w:date="2026-05-22T12:42:06Z"/>
                  </w:sdtContent>
                </w:sdt>
              </w:p>
            </w:sdtContent>
          </w:sdt>
          <w:sdt>
            <w:sdtPr>
              <w:id w:val="1716457117"/>
              <w:tag w:val="goog_rdk_62"/>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524508097"/>
                    <w:tag w:val="goog_rdk_60"/>
                  </w:sdtPr>
                  <w:sdtContent>
                    <w:ins w:author="Victoria Casco" w:id="2" w:date="2026-05-22T12:42:06Z"/>
                    <w:sdt>
                      <w:sdtPr>
                        <w:id w:val="312377426"/>
                        <w:tag w:val="goog_rdk_61"/>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1395574218"/>
              <w:tag w:val="goog_rdk_65"/>
            </w:sdtPr>
            <w:sdtConten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069199274"/>
                    <w:tag w:val="goog_rdk_63"/>
                  </w:sdtPr>
                  <w:sdtContent>
                    <w:ins w:author="Victoria Casco" w:id="2" w:date="2026-05-22T12:42:06Z"/>
                    <w:sdt>
                      <w:sdtPr>
                        <w:id w:val="2031162710"/>
                        <w:tag w:val="goog_rdk_64"/>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Entregable:</w:t>
                          </w:r>
                        </w:ins>
                      </w:sdtContent>
                    </w:sdt>
                    <w:ins w:author="Victoria Casco" w:id="2" w:date="2026-05-22T12:42:06Z"/>
                  </w:sdtContent>
                </w:sdt>
              </w:p>
            </w:sdtContent>
          </w:sdt>
          <w:sdt>
            <w:sdtPr>
              <w:id w:val="567800433"/>
              <w:tag w:val="goog_rdk_68"/>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400792574"/>
                    <w:tag w:val="goog_rdk_66"/>
                  </w:sdtPr>
                  <w:sdtContent>
                    <w:ins w:author="Victoria Casco" w:id="2" w:date="2026-05-22T12:42:06Z"/>
                    <w:sdt>
                      <w:sdtPr>
                        <w:id w:val="-1101071872"/>
                        <w:tag w:val="goog_rdk_67"/>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451533618"/>
              <w:tag w:val="goog_rdk_71"/>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630772772"/>
                    <w:tag w:val="goog_rdk_69"/>
                  </w:sdtPr>
                  <w:sdtContent>
                    <w:ins w:author="Victoria Casco" w:id="2" w:date="2026-05-22T12:42:06Z"/>
                    <w:sdt>
                      <w:sdtPr>
                        <w:id w:val="937850333"/>
                        <w:tag w:val="goog_rdk_70"/>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Una Guía para el Estudiante con las instrucciones claras.</w:t>
                          </w:r>
                        </w:ins>
                      </w:sdtContent>
                    </w:sdt>
                    <w:ins w:author="Victoria Casco" w:id="2" w:date="2026-05-22T12:42:06Z"/>
                  </w:sdtContent>
                </w:sdt>
              </w:p>
            </w:sdtContent>
          </w:sdt>
          <w:sdt>
            <w:sdtPr>
              <w:id w:val="1359760664"/>
              <w:tag w:val="goog_rdk_74"/>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598659607"/>
                    <w:tag w:val="goog_rdk_72"/>
                  </w:sdtPr>
                  <w:sdtContent>
                    <w:ins w:author="Victoria Casco" w:id="2" w:date="2026-05-22T12:42:06Z"/>
                    <w:sdt>
                      <w:sdtPr>
                        <w:id w:val="-863314285"/>
                        <w:tag w:val="goog_rdk_73"/>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97859112"/>
              <w:tag w:val="goog_rdk_77"/>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647569480"/>
                    <w:tag w:val="goog_rdk_75"/>
                  </w:sdtPr>
                  <w:sdtContent>
                    <w:ins w:author="Victoria Casco" w:id="2" w:date="2026-05-22T12:42:06Z"/>
                    <w:sdt>
                      <w:sdtPr>
                        <w:id w:val="1324473569"/>
                        <w:tag w:val="goog_rdk_76"/>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Una Hoja de Ruta para el Docente/Moderador con los momentos clave del debate.</w:t>
                          </w:r>
                        </w:ins>
                      </w:sdtContent>
                    </w:sdt>
                    <w:ins w:author="Victoria Casco" w:id="2" w:date="2026-05-22T12:42:06Z"/>
                  </w:sdtContent>
                </w:sdt>
              </w:p>
            </w:sdtContent>
          </w:sdt>
          <w:sdt>
            <w:sdtPr>
              <w:id w:val="-361298402"/>
              <w:tag w:val="goog_rdk_80"/>
            </w:sdtPr>
            <w:sdtConten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 w:date="2026-05-22T12:42:06Z"/>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145481018"/>
                    <w:tag w:val="goog_rdk_78"/>
                  </w:sdtPr>
                  <w:sdtContent>
                    <w:ins w:author="Victoria Casco" w:id="2" w:date="2026-05-22T12:42:06Z"/>
                    <w:sdt>
                      <w:sdtPr>
                        <w:id w:val="-558693578"/>
                        <w:tag w:val="goog_rdk_79"/>
                      </w:sdtPr>
                      <w:sdtContent>
                        <w:ins w:author="Victoria Casco" w:id="2" w:date="2026-05-22T12:42:06Z">
                          <w:r w:rsidDel="00000000" w:rsidR="00000000" w:rsidRPr="00000000">
                            <w:rPr>
                              <w:rtl w:val="0"/>
                            </w:rPr>
                          </w:r>
                        </w:ins>
                      </w:sdtContent>
                    </w:sdt>
                    <w:ins w:author="Victoria Casco" w:id="2" w:date="2026-05-22T12:42:06Z"/>
                  </w:sdtContent>
                </w:sdt>
              </w:p>
            </w:sdtContent>
          </w:sdt>
          <w:sdt>
            <w:sdtPr>
              <w:id w:val="-993216454"/>
              <w:tag w:val="goog_rdk_84"/>
            </w:sdtPr>
            <w:sdtConten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958989859"/>
                    <w:tag w:val="goog_rdk_81"/>
                  </w:sdtPr>
                  <w:sdtContent>
                    <w:ins w:author="Victoria Casco" w:id="2" w:date="2026-05-22T12:42:06Z"/>
                    <w:sdt>
                      <w:sdtPr>
                        <w:id w:val="1047770018"/>
                        <w:tag w:val="goog_rdk_82"/>
                      </w:sdtPr>
                      <w:sdtContent>
                        <w:ins w:author="Victoria Casco" w:id="2" w:date="2026-05-22T12:42:06Z">
                          <w:r w:rsidDel="00000000" w:rsidR="00000000" w:rsidRPr="00000000">
                            <w:rPr>
                              <w:color w:val="2a2a28"/>
                              <w:rtl w:val="0"/>
                              <w:rPrChange w:author="Victoria Casco" w:id="3" w:date="2026-05-22T12:42:0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Los criterios mínimos que deben cumplir las intervenciones (ej. uso de bibliografía, contraargumentación).</w:t>
                          </w:r>
                        </w:ins>
                      </w:sdtContent>
                    </w:sdt>
                    <w:ins w:author="Victoria Casco" w:id="2" w:date="2026-05-22T12:42:06Z"/>
                  </w:sdtContent>
                </w:sdt>
                <w:sdt>
                  <w:sdtPr>
                    <w:id w:val="-847548608"/>
                    <w:tag w:val="goog_rdk_83"/>
                  </w:sdtPr>
                  <w:sdtContent>
                    <w:r w:rsidDel="00000000" w:rsidR="00000000" w:rsidRPr="00000000">
                      <w:rPr>
                        <w:rtl w:val="0"/>
                      </w:rPr>
                    </w:r>
                  </w:sdtContent>
                </w:sdt>
              </w:p>
            </w:sdtContent>
          </w:sdt>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sdt>
              <w:sdtPr>
                <w:id w:val="304699517"/>
                <w:tag w:val="goog_rdk_86"/>
              </w:sdtPr>
              <w:sdtContent>
                <w:ins w:author="Victoria Casco" w:id="4" w:date="2026-05-22T12:43:41Z"/>
                <w:sdt>
                  <w:sdtPr>
                    <w:id w:val="-449422129"/>
                    <w:tag w:val="goog_rdk_87"/>
                  </w:sdtPr>
                  <w:sdtContent>
                    <w:commentRangeStart w:id="7"/>
                  </w:sdtContent>
                </w:sdt>
                <w:ins w:author="Victoria Casco" w:id="4" w:date="2026-05-22T12:43:41Z">
                  <w:sdt>
                    <w:sdtPr>
                      <w:id w:val="-1924090178"/>
                      <w:tag w:val="goog_rdk_88"/>
                    </w:sdtPr>
                    <w:sdtContent>
                      <w:commentRangeStart w:id="7"/>
                    </w:sdtContent>
                  </w:sdt>
                  <w:commentRangeEnd w:id="7"/>
                  <w:r w:rsidDel="00000000" w:rsidR="00000000" w:rsidRPr="00000000">
                    <w:commentReference w:id="7"/>
                  </w:r>
                  <w:sdt>
                    <w:sdtPr>
                      <w:id w:val="2090195813"/>
                      <w:tag w:val="goog_rdk_89"/>
                    </w:sdtPr>
                    <w:sdtContent>
                      <w:r w:rsidDel="00000000" w:rsidR="00000000" w:rsidRPr="00000000">
                        <w:rPr>
                          <w:color w:val="2a2a28"/>
                          <w:rtl w:val="0"/>
                          <w:rPrChange w:author="Victoria Casco" w:id="5" w:date="2026-05-22T12:43:41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Acá podemos sugerir un foro</w:t>
                      </w:r>
                    </w:sdtContent>
                  </w:sdt>
                </w:ins>
              </w:sdtContent>
            </w:sdt>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1c2b4a"/>
                <w:sz w:val="20"/>
                <w:szCs w:val="20"/>
                <w:rtl w:val="0"/>
              </w:rPr>
              <w:t xml:space="preserve">Escape room</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color w:val="2a2a28"/>
                <w:rtl w:val="0"/>
              </w:rPr>
              <w:t xml:space="preserve">Narrativa o mundo ficcional q da sentido a los retos y contextualiza el desafio central</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Desafío central</w:t>
            </w:r>
            <w:r w:rsidDel="00000000" w:rsidR="00000000" w:rsidRPr="00000000">
              <w:rPr>
                <w:color w:val="2a2a28"/>
                <w:rtl w:val="0"/>
              </w:rPr>
              <w:t xml:space="preserve"> misiòn o reto èpico para cuya resoluciòn se articulan las misiones intermedias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color w:val="2a2a28"/>
                <w:rtl w:val="0"/>
              </w:rPr>
              <w:t xml:space="preserve">Misiones o desafios especifricos que articulan </w:t>
            </w: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conocimientos de la asignatura y activan operacióenes cognitivas </w:t>
            </w:r>
            <w:r w:rsidDel="00000000" w:rsidR="00000000" w:rsidRPr="00000000">
              <w:rPr>
                <w:color w:val="2a2a28"/>
                <w:rtl w:val="0"/>
              </w:rPr>
              <w:t xml:space="preserve">diversas</w:t>
            </w: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 pueden requerir analizar, relacionar, deducir, aplicar un concepto, resolver un problema, descifrar información </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u w:val="none"/>
              </w:rPr>
            </w:pPr>
            <w:r w:rsidDel="00000000" w:rsidR="00000000" w:rsidRPr="00000000">
              <w:rPr>
                <w:b w:val="1"/>
                <w:bCs w:val="1"/>
                <w:color w:val="2a2a28"/>
                <w:rtl w:val="0"/>
              </w:rPr>
              <w:t xml:space="preserve">Pistas y el sistema de ayuda</w:t>
            </w:r>
            <w:r w:rsidDel="00000000" w:rsidR="00000000" w:rsidRPr="00000000">
              <w:rPr>
                <w:color w:val="2a2a28"/>
                <w:rtl w:val="0"/>
              </w:rPr>
              <w:t xml:space="preserve"> El mecanismo por el cual los estudiantes pueden obtener orientación cuando están bloqueados </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Tiempo límite de resolución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I</w:t>
            </w:r>
            <w:r w:rsidDel="00000000" w:rsidR="00000000" w:rsidRPr="00000000">
              <w:rPr>
                <w:color w:val="2a2a28"/>
                <w:rtl w:val="0"/>
              </w:rPr>
              <w:t xml:space="preserve">nstancia de debriefing o reflexión final que devela las relaciones entre el contenido y las misiones</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6C">
            <w:pPr>
              <w:ind w:left="360" w:hanging="240"/>
              <w:rPr>
                <w:color w:val="2a2a28"/>
              </w:rPr>
            </w:pPr>
            <w:r w:rsidDel="00000000" w:rsidR="00000000" w:rsidRPr="00000000">
              <w:rPr>
                <w:color w:val="2a2a28"/>
                <w:rtl w:val="0"/>
              </w:rPr>
              <w:t xml:space="preserve">Con la información que ya tenés sobre la materia — objetivos de aprendizaje, tipo de contenido, función de la evaluación y bibliografía — construí una consigna de escape room como instrumento de evaluación con los siguientes componentes:</w:t>
            </w:r>
          </w:p>
          <w:p w:rsidR="00000000" w:rsidDel="00000000" w:rsidP="00000000" w:rsidRDefault="00000000" w:rsidRPr="00000000" w14:paraId="0000006D">
            <w:pPr>
              <w:ind w:left="360" w:hanging="240"/>
              <w:rPr>
                <w:color w:val="2a2a28"/>
              </w:rPr>
            </w:pPr>
            <w:r w:rsidDel="00000000" w:rsidR="00000000" w:rsidRPr="00000000">
              <w:rPr>
                <w:rtl w:val="0"/>
              </w:rPr>
            </w:r>
          </w:p>
          <w:p w:rsidR="00000000" w:rsidDel="00000000" w:rsidP="00000000" w:rsidRDefault="00000000" w:rsidRPr="00000000" w14:paraId="0000006E">
            <w:pPr>
              <w:ind w:left="360" w:hanging="240"/>
              <w:rPr>
                <w:color w:val="2a2a28"/>
              </w:rPr>
            </w:pPr>
            <w:r w:rsidDel="00000000" w:rsidR="00000000" w:rsidRPr="00000000">
              <w:rPr>
                <w:color w:val="2a2a28"/>
                <w:rtl w:val="0"/>
              </w:rPr>
              <w:t xml:space="preserve">Narrativa o mundo ficcional — diseñá un escenario que dé marco y sentido a toda la experiencia, coherente con el campo disciplinar de la materia, que genere inmersión y urgencia sin ser arbitrario respecto de los contenidos a evaluar</w:t>
            </w:r>
          </w:p>
          <w:p w:rsidR="00000000" w:rsidDel="00000000" w:rsidP="00000000" w:rsidRDefault="00000000" w:rsidRPr="00000000" w14:paraId="0000006F">
            <w:pPr>
              <w:ind w:left="360" w:hanging="240"/>
              <w:rPr>
                <w:color w:val="2a2a28"/>
              </w:rPr>
            </w:pPr>
            <w:r w:rsidDel="00000000" w:rsidR="00000000" w:rsidRPr="00000000">
              <w:rPr>
                <w:color w:val="2a2a28"/>
                <w:rtl w:val="0"/>
              </w:rPr>
              <w:t xml:space="preserve">Desafío central o misión — formulá el problema global que los estudiantes deben resolver para "escapar", asegurando que sea directamente coherente con los objetivos de aprendizaje definidos</w:t>
            </w:r>
          </w:p>
          <w:p w:rsidR="00000000" w:rsidDel="00000000" w:rsidP="00000000" w:rsidRDefault="00000000" w:rsidRPr="00000000" w14:paraId="00000070">
            <w:pPr>
              <w:ind w:left="360" w:hanging="240"/>
              <w:rPr>
                <w:color w:val="2a2a28"/>
              </w:rPr>
            </w:pPr>
            <w:r w:rsidDel="00000000" w:rsidR="00000000" w:rsidRPr="00000000">
              <w:rPr>
                <w:color w:val="2a2a28"/>
                <w:rtl w:val="0"/>
              </w:rPr>
              <w:t xml:space="preserve">Pruebas o puzzles — diseñá una secuencia de entre 4 y 6 desafíos específicos donde cada uno active una operación cognitiva distinta (analizar, relacionar, aplicar, deducir, transferir) y esté anclado en los contenidos y la bibliografía de la materia</w:t>
            </w:r>
          </w:p>
          <w:p w:rsidR="00000000" w:rsidDel="00000000" w:rsidP="00000000" w:rsidRDefault="00000000" w:rsidRPr="00000000" w14:paraId="00000071">
            <w:pPr>
              <w:ind w:left="360" w:hanging="240"/>
              <w:rPr>
                <w:color w:val="2a2a28"/>
              </w:rPr>
            </w:pPr>
            <w:r w:rsidDel="00000000" w:rsidR="00000000" w:rsidRPr="00000000">
              <w:rPr>
                <w:color w:val="2a2a28"/>
                <w:rtl w:val="0"/>
              </w:rPr>
              <w:t xml:space="preserve">Sistema de pistas y ayuda — especificá cuántas pistas están disponibles, cómo se solicitan y qué nivel de orientación ofrecen, de forma que regulen la frustración sin eliminar el desafío cognitivo</w:t>
            </w:r>
          </w:p>
          <w:p w:rsidR="00000000" w:rsidDel="00000000" w:rsidP="00000000" w:rsidRDefault="00000000" w:rsidRPr="00000000" w14:paraId="00000072">
            <w:pPr>
              <w:ind w:left="360" w:hanging="240"/>
              <w:rPr>
                <w:color w:val="2a2a28"/>
              </w:rPr>
            </w:pPr>
            <w:r w:rsidDel="00000000" w:rsidR="00000000" w:rsidRPr="00000000">
              <w:rPr>
                <w:color w:val="2a2a28"/>
                <w:rtl w:val="0"/>
              </w:rPr>
              <w:t xml:space="preserve">Secuencia y lógica de avance — indicá si las pruebas son lineales, ramificadas o paralelas, y cómo la resolución de cada una habilita la siguiente</w:t>
            </w:r>
          </w:p>
          <w:p w:rsidR="00000000" w:rsidDel="00000000" w:rsidP="00000000" w:rsidRDefault="00000000" w:rsidRPr="00000000" w14:paraId="00000073">
            <w:pPr>
              <w:ind w:left="360" w:hanging="240"/>
              <w:rPr>
                <w:color w:val="2a2a28"/>
              </w:rPr>
            </w:pPr>
            <w:r w:rsidDel="00000000" w:rsidR="00000000" w:rsidRPr="00000000">
              <w:rPr>
                <w:color w:val="2a2a28"/>
                <w:rtl w:val="0"/>
              </w:rPr>
              <w:t xml:space="preserve">Tiempo — establecé el límite temporal calibrado con la complejidad de las pruebas y justificá pedagógicamente esa decisión</w:t>
            </w:r>
          </w:p>
          <w:p w:rsidR="00000000" w:rsidDel="00000000" w:rsidP="00000000" w:rsidRDefault="00000000" w:rsidRPr="00000000" w14:paraId="00000074">
            <w:pPr>
              <w:ind w:left="360" w:hanging="240"/>
              <w:rPr>
                <w:color w:val="2a2a28"/>
              </w:rPr>
            </w:pPr>
            <w:r w:rsidDel="00000000" w:rsidR="00000000" w:rsidRPr="00000000">
              <w:rPr>
                <w:color w:val="2a2a28"/>
                <w:rtl w:val="0"/>
              </w:rPr>
              <w:t xml:space="preserve">Dinámica grupal — especificá el tamaño de los equipos, si se asignan roles y qué aspectos de la colaboración se evalúan explícitamente</w:t>
            </w:r>
          </w:p>
          <w:p w:rsidR="00000000" w:rsidDel="00000000" w:rsidP="00000000" w:rsidRDefault="00000000" w:rsidRPr="00000000" w14:paraId="00000075">
            <w:pPr>
              <w:ind w:left="360" w:hanging="240"/>
              <w:rPr>
                <w:color w:val="2a2a28"/>
              </w:rPr>
            </w:pPr>
            <w:r w:rsidDel="00000000" w:rsidR="00000000" w:rsidRPr="00000000">
              <w:rPr>
                <w:color w:val="2a2a28"/>
                <w:rtl w:val="0"/>
              </w:rPr>
              <w:t xml:space="preserve">Desenlace y debriefing — diseñá la instancia de reflexión post-juego que permita a los estudiantes tomar conciencia de qué resolvieron, cómo lo hicieron y qué conceptos de la materia pusieron en juego, independientemente de si escaparon o no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ok</w:t>
            </w: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1c2b4a"/>
                <w:sz w:val="20"/>
                <w:szCs w:val="20"/>
                <w:rtl w:val="0"/>
              </w:rPr>
              <w:t xml:space="preserve">Esquema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Selección de los conceptos o ideas principales a representar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Organización jerárquica o relacional de la información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Formato gráfico: llaves, flechas, ramas, columnas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Economía de palabras: titulares o frases breves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 de legibilidad y síntesis visual</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Actúa como un especialista en didáctica y procesamiento de la información. Diseña una Propuesta de Evaluación basada en la elaboración de un Esquema para la unidad de [insertar nombre de la unidad/tema].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El instrumento debe detallar las instrucciones para que el estudiante transforme un cuerpo de conocimiento complejo en una representación visual, siguiendo estos criterios: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Núcleo Conceptual: Define qué conceptos o ideas principales son obligatorios de representar y cuáles son secundarios.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Arquitectura Visual: Instruye sobre el uso de un formato gráfico específico ([llaves / flechas / ramas / columnas]) para evidenciar la jerarquía (de lo general a lo particular) o la relación causal.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Restricción de Densidad: Establece reglas de "economía de palabras", exigiendo el uso de titulares o frases breves que demuestren capacidad de síntesis.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Estética de la Información: Describe los requisitos de legibilidad y organización espacial para que el esquema funcione como una herramienta de estudio efectiva.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Entregable: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Una Consigna de Trabajo para el estudiante donde se explique el objetivo de aprendizaje.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Un Listado de Verificación (Checklist) técnico que el estudiante pueda usar antes de entregar para asegurar que su esquema cumple con la jerarquía y la síntesis solicitada.</w:t>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sdt>
              <w:sdtPr>
                <w:id w:val="110907834"/>
                <w:tag w:val="goog_rdk_91"/>
              </w:sdtPr>
              <w:sdtContent>
                <w:ins w:author="Victoria Casco" w:id="6" w:date="2026-05-22T12:55:53Z"/>
                <w:sdt>
                  <w:sdtPr>
                    <w:id w:val="1281713779"/>
                    <w:tag w:val="goog_rdk_92"/>
                  </w:sdtPr>
                  <w:sdtContent>
                    <w:ins w:author="Victoria Casco" w:id="6" w:date="2026-05-22T12:55:53Z">
                      <w:r w:rsidDel="00000000" w:rsidR="00000000" w:rsidRPr="00000000">
                        <w:rPr>
                          <w:color w:val="2a2a28"/>
                          <w:rtl w:val="0"/>
                          <w:rPrChange w:author="Victoria Casco" w:id="7" w:date="2026-05-22T12:55:53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Sugeriría recurso tarea, foro o base de datos</w:t>
                      </w:r>
                    </w:ins>
                  </w:sdtContent>
                </w:sdt>
                <w:ins w:author="Victoria Casco" w:id="6" w:date="2026-05-22T12:55:53Z"/>
              </w:sdtContent>
            </w:sdt>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1c2b4a"/>
                <w:sz w:val="20"/>
                <w:szCs w:val="20"/>
                <w:rtl w:val="0"/>
              </w:rPr>
              <w:t xml:space="preserve">Estudio de caso / Análisis de casos</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Descripción de una situación real o verosímil del campo profesional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Problema concreto que requiere análisis y toma de decisión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Datos disponibles, relevantes e irrelevantes para discriminar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Proceso de discusión individual o grupal</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bCs w:val="0"/>
                <w:i w:val="0"/>
                <w:iCs w:val="0"/>
                <w:smallCaps w:val="0"/>
                <w:strike w:val="0"/>
                <w:color w:val="2a2a28"/>
                <w:sz w:val="20"/>
                <w:szCs w:val="20"/>
                <w:u w:val="none"/>
                <w:shd w:fill="auto" w:val="clear"/>
                <w:vertAlign w:val="baseline"/>
              </w:rPr>
            </w:pPr>
            <w:sdt>
              <w:sdtPr>
                <w:id w:val="750246752"/>
                <w:tag w:val="goog_rdk_93"/>
              </w:sdtPr>
              <w:sdtContent>
                <w:commentRangeStart w:id="8"/>
              </w:sdtContent>
            </w:sdt>
            <w:r w:rsidDel="00000000" w:rsidR="00000000" w:rsidRPr="00000000">
              <w:rPr>
                <w:color w:val="2a2a28"/>
                <w:rtl w:val="0"/>
              </w:rPr>
              <w:t xml:space="preserve">Con</w:t>
            </w:r>
            <w:commentRangeEnd w:id="8"/>
            <w:r w:rsidDel="00000000" w:rsidR="00000000" w:rsidRPr="00000000">
              <w:commentReference w:id="8"/>
            </w:r>
            <w:r w:rsidDel="00000000" w:rsidR="00000000" w:rsidRPr="00000000">
              <w:rPr>
                <w:color w:val="2a2a28"/>
                <w:rtl w:val="0"/>
              </w:rPr>
              <w:t xml:space="preserve"> la información de la materia que ya cargué (objetivos, tipo de contenidos, recorrido de los estudiantes y bibliografía), generá un caso educativo según el modelo de Wassermann. El caso debe: (1) ser una narrativa breve basada en una situación real o verosímil vinculada a los contenidos de la materia; (2) incluir al final una lista de preguntas críticas que obliguen a los estudiantes a analizar, no a recordar; (3) estar diseñado para ser trabajado primero en pequeños grupos y luego en plenario. El tipo de contenido principal a evaluar es [conceptual / procedimental / actitudinal] y el nivel cognitivo esperado es [recordar / comprender / aplicar / analizar / evaluar / crear, según Bloom]. El instrumento de evaluación al que se articula este caso es [examen escrito / portafolio / etc.] </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ok</w:t>
            </w: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1c2b4a"/>
                <w:sz w:val="20"/>
                <w:szCs w:val="20"/>
                <w:rtl w:val="0"/>
              </w:rPr>
              <w:t xml:space="preserve">Evaluación oral</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Preguntas cortas o de amplitud media con respuesta en tiempo real</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Capacidad de argumentar, relacionar y fundamentar oralmente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Evaluación de síntesis, comparación y originalidad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Interacción con el docente: repreguntas y profundización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Criterios de evaluación: coherencia, fluidez, precisión conceptual, pensamiento crítico</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sdt>
            <w:sdtPr>
              <w:id w:val="-665469851"/>
              <w:tag w:val="goog_rdk_97"/>
            </w:sdtPr>
            <w:sdtContent>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024299398"/>
                    <w:tag w:val="goog_rdk_95"/>
                  </w:sdtPr>
                  <w:sdtContent>
                    <w:ins w:author="Victoria Casco" w:id="8" w:date="2026-05-22T13:06:16Z"/>
                    <w:sdt>
                      <w:sdtPr>
                        <w:id w:val="1498315009"/>
                        <w:tag w:val="goog_rdk_96"/>
                      </w:sdtPr>
                      <w:sdtContent>
                        <w:ins w:author="Victoria Casco" w:id="8" w:date="2026-05-22T13:06:16Z">
                          <w:r w:rsidDel="00000000" w:rsidR="00000000" w:rsidRPr="00000000">
                            <w:rPr>
                              <w:color w:val="2a2a28"/>
                              <w:rtl w:val="0"/>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Actúa como un experto en comunicación académica y evaluación educativa. Necesito que diseñes un Protocolo de Evaluación para un Examen u Exposición Oral en el nivel superior para la asignatura [Nombre de la materia].</w:t>
                          </w:r>
                        </w:ins>
                      </w:sdtContent>
                    </w:sdt>
                    <w:ins w:author="Victoria Casco" w:id="8" w:date="2026-05-22T13:06:16Z"/>
                  </w:sdtContent>
                </w:sdt>
              </w:p>
            </w:sdtContent>
          </w:sdt>
          <w:sdt>
            <w:sdtPr>
              <w:id w:val="372034738"/>
              <w:tag w:val="goog_rdk_100"/>
            </w:sdtPr>
            <w:sdtContent>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071301528"/>
                    <w:tag w:val="goog_rdk_98"/>
                  </w:sdtPr>
                  <w:sdtContent>
                    <w:ins w:author="Victoria Casco" w:id="8" w:date="2026-05-22T13:06:16Z"/>
                    <w:sdt>
                      <w:sdtPr>
                        <w:id w:val="-1256325909"/>
                        <w:tag w:val="goog_rdk_99"/>
                      </w:sdtPr>
                      <w:sdtContent>
                        <w:ins w:author="Victoria Casco" w:id="8" w:date="2026-05-22T13:06:16Z">
                          <w:r w:rsidDel="00000000" w:rsidR="00000000" w:rsidRPr="00000000">
                            <w:rPr>
                              <w:rtl w:val="0"/>
                            </w:rPr>
                          </w:r>
                        </w:ins>
                      </w:sdtContent>
                    </w:sdt>
                    <w:ins w:author="Victoria Casco" w:id="8" w:date="2026-05-22T13:06:16Z"/>
                  </w:sdtContent>
                </w:sdt>
              </w:p>
            </w:sdtContent>
          </w:sdt>
          <w:sdt>
            <w:sdtPr>
              <w:id w:val="1107794441"/>
              <w:tag w:val="goog_rdk_103"/>
            </w:sdtPr>
            <w:sdtConten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3696306"/>
                    <w:tag w:val="goog_rdk_101"/>
                  </w:sdtPr>
                  <w:sdtContent>
                    <w:ins w:author="Victoria Casco" w:id="8" w:date="2026-05-22T13:06:16Z"/>
                    <w:sdt>
                      <w:sdtPr>
                        <w:id w:val="-1748715257"/>
                        <w:tag w:val="goog_rdk_102"/>
                      </w:sdtPr>
                      <w:sdtContent>
                        <w:ins w:author="Victoria Casco" w:id="8" w:date="2026-05-22T13:06:16Z">
                          <w:r w:rsidDel="00000000" w:rsidR="00000000" w:rsidRPr="00000000">
                            <w:rPr>
                              <w:color w:val="2a2a28"/>
                              <w:rtl w:val="0"/>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El instrumento debe estructurarse bajo los siguientes componentes:</w:t>
                          </w:r>
                        </w:ins>
                      </w:sdtContent>
                    </w:sdt>
                    <w:ins w:author="Victoria Casco" w:id="8" w:date="2026-05-22T13:06:16Z"/>
                  </w:sdtContent>
                </w:sdt>
              </w:p>
            </w:sdtContent>
          </w:sdt>
          <w:sdt>
            <w:sdtPr>
              <w:id w:val="-1122520991"/>
              <w:tag w:val="goog_rdk_106"/>
            </w:sdtPr>
            <w:sdtContent>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65259015"/>
                    <w:tag w:val="goog_rdk_104"/>
                  </w:sdtPr>
                  <w:sdtContent>
                    <w:ins w:author="Victoria Casco" w:id="8" w:date="2026-05-22T13:06:16Z"/>
                    <w:sdt>
                      <w:sdtPr>
                        <w:id w:val="-228598193"/>
                        <w:tag w:val="goog_rdk_105"/>
                      </w:sdtPr>
                      <w:sdtContent>
                        <w:ins w:author="Victoria Casco" w:id="8" w:date="2026-05-22T13:06:16Z">
                          <w:r w:rsidDel="00000000" w:rsidR="00000000" w:rsidRPr="00000000">
                            <w:rPr>
                              <w:rtl w:val="0"/>
                            </w:rPr>
                          </w:r>
                        </w:ins>
                      </w:sdtContent>
                    </w:sdt>
                    <w:ins w:author="Victoria Casco" w:id="8" w:date="2026-05-22T13:06:16Z"/>
                  </w:sdtContent>
                </w:sdt>
              </w:p>
            </w:sdtContent>
          </w:sdt>
          <w:sdt>
            <w:sdtPr>
              <w:id w:val="-1352212834"/>
              <w:tag w:val="goog_rdk_109"/>
            </w:sdtPr>
            <w:sdtContent>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428830348"/>
                    <w:tag w:val="goog_rdk_107"/>
                  </w:sdtPr>
                  <w:sdtContent>
                    <w:ins w:author="Victoria Casco" w:id="8" w:date="2026-05-22T13:06:16Z"/>
                    <w:sdt>
                      <w:sdtPr>
                        <w:id w:val="857605005"/>
                        <w:tag w:val="goog_rdk_108"/>
                      </w:sdtPr>
                      <w:sdtContent>
                        <w:ins w:author="Victoria Casco" w:id="8" w:date="2026-05-22T13:06:16Z">
                          <w:r w:rsidDel="00000000" w:rsidR="00000000" w:rsidRPr="00000000">
                            <w:rPr>
                              <w:color w:val="2a2a28"/>
                              <w:rtl w:val="0"/>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Claridad Expositiva: Define las pautas de fluidez, uso de vocabulario técnico preciso y la capacidad de estructurar un discurso con inicio, desarrollo y cierre.</w:t>
                          </w:r>
                        </w:ins>
                      </w:sdtContent>
                    </w:sdt>
                    <w:ins w:author="Victoria Casco" w:id="8" w:date="2026-05-22T13:06:16Z"/>
                  </w:sdtContent>
                </w:sdt>
              </w:p>
            </w:sdtContent>
          </w:sdt>
          <w:sdt>
            <w:sdtPr>
              <w:id w:val="1098116802"/>
              <w:tag w:val="goog_rdk_112"/>
            </w:sdtPr>
            <w:sdtContent>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306753867"/>
                    <w:tag w:val="goog_rdk_110"/>
                  </w:sdtPr>
                  <w:sdtContent>
                    <w:ins w:author="Victoria Casco" w:id="8" w:date="2026-05-22T13:06:16Z"/>
                    <w:sdt>
                      <w:sdtPr>
                        <w:id w:val="139818553"/>
                        <w:tag w:val="goog_rdk_111"/>
                      </w:sdtPr>
                      <w:sdtContent>
                        <w:ins w:author="Victoria Casco" w:id="8" w:date="2026-05-22T13:06:16Z">
                          <w:r w:rsidDel="00000000" w:rsidR="00000000" w:rsidRPr="00000000">
                            <w:rPr>
                              <w:rtl w:val="0"/>
                            </w:rPr>
                          </w:r>
                        </w:ins>
                      </w:sdtContent>
                    </w:sdt>
                    <w:ins w:author="Victoria Casco" w:id="8" w:date="2026-05-22T13:06:16Z"/>
                  </w:sdtContent>
                </w:sdt>
              </w:p>
            </w:sdtContent>
          </w:sdt>
          <w:sdt>
            <w:sdtPr>
              <w:id w:val="1061137582"/>
              <w:tag w:val="goog_rdk_115"/>
            </w:sdtPr>
            <w:sdtConten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7167014"/>
                    <w:tag w:val="goog_rdk_113"/>
                  </w:sdtPr>
                  <w:sdtContent>
                    <w:ins w:author="Victoria Casco" w:id="8" w:date="2026-05-22T13:06:16Z"/>
                    <w:sdt>
                      <w:sdtPr>
                        <w:id w:val="967169707"/>
                        <w:tag w:val="goog_rdk_114"/>
                      </w:sdtPr>
                      <w:sdtContent>
                        <w:ins w:author="Victoria Casco" w:id="8" w:date="2026-05-22T13:06:16Z">
                          <w:r w:rsidDel="00000000" w:rsidR="00000000" w:rsidRPr="00000000">
                            <w:rPr>
                              <w:color w:val="2a2a28"/>
                              <w:rtl w:val="0"/>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Argumentación y Fundamentación: Establece los requisitos para que el estudiante respalde sus afirmaciones con autores, datos o marcos teóricos vistos en clase.</w:t>
                          </w:r>
                        </w:ins>
                      </w:sdtContent>
                    </w:sdt>
                    <w:ins w:author="Victoria Casco" w:id="8" w:date="2026-05-22T13:06:16Z"/>
                  </w:sdtContent>
                </w:sdt>
              </w:p>
            </w:sdtContent>
          </w:sdt>
          <w:sdt>
            <w:sdtPr>
              <w:id w:val="-1534837909"/>
              <w:tag w:val="goog_rdk_118"/>
            </w:sdtPr>
            <w:sdtContent>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77339800"/>
                    <w:tag w:val="goog_rdk_116"/>
                  </w:sdtPr>
                  <w:sdtContent>
                    <w:ins w:author="Victoria Casco" w:id="8" w:date="2026-05-22T13:06:16Z"/>
                    <w:sdt>
                      <w:sdtPr>
                        <w:id w:val="-281081575"/>
                        <w:tag w:val="goog_rdk_117"/>
                      </w:sdtPr>
                      <w:sdtContent>
                        <w:ins w:author="Victoria Casco" w:id="8" w:date="2026-05-22T13:06:16Z">
                          <w:r w:rsidDel="00000000" w:rsidR="00000000" w:rsidRPr="00000000">
                            <w:rPr>
                              <w:rtl w:val="0"/>
                            </w:rPr>
                          </w:r>
                        </w:ins>
                      </w:sdtContent>
                    </w:sdt>
                    <w:ins w:author="Victoria Casco" w:id="8" w:date="2026-05-22T13:06:16Z"/>
                  </w:sdtContent>
                </w:sdt>
              </w:p>
            </w:sdtContent>
          </w:sdt>
          <w:sdt>
            <w:sdtPr>
              <w:id w:val="252755082"/>
              <w:tag w:val="goog_rdk_121"/>
            </w:sdtPr>
            <w:sdtContent>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315589216"/>
                    <w:tag w:val="goog_rdk_119"/>
                  </w:sdtPr>
                  <w:sdtContent>
                    <w:ins w:author="Victoria Casco" w:id="8" w:date="2026-05-22T13:06:16Z"/>
                    <w:sdt>
                      <w:sdtPr>
                        <w:id w:val="-391679597"/>
                        <w:tag w:val="goog_rdk_120"/>
                      </w:sdtPr>
                      <w:sdtContent>
                        <w:ins w:author="Victoria Casco" w:id="8" w:date="2026-05-22T13:06:16Z">
                          <w:r w:rsidDel="00000000" w:rsidR="00000000" w:rsidRPr="00000000">
                            <w:rPr>
                              <w:color w:val="2a2a28"/>
                              <w:rtl w:val="0"/>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Soportes Visuales/Auxiliares: Instruye sobre el uso de recursos de apoyo (diapositivas, esquemas, código en vivo) y cómo estos deben complementar —y no reemplazar— el discurso oral.</w:t>
                          </w:r>
                        </w:ins>
                      </w:sdtContent>
                    </w:sdt>
                    <w:ins w:author="Victoria Casco" w:id="8" w:date="2026-05-22T13:06:16Z"/>
                  </w:sdtContent>
                </w:sdt>
              </w:p>
            </w:sdtContent>
          </w:sdt>
          <w:sdt>
            <w:sdtPr>
              <w:id w:val="-108837245"/>
              <w:tag w:val="goog_rdk_124"/>
            </w:sdtPr>
            <w:sdtContent>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028208027"/>
                    <w:tag w:val="goog_rdk_122"/>
                  </w:sdtPr>
                  <w:sdtContent>
                    <w:ins w:author="Victoria Casco" w:id="8" w:date="2026-05-22T13:06:16Z"/>
                    <w:sdt>
                      <w:sdtPr>
                        <w:id w:val="899384522"/>
                        <w:tag w:val="goog_rdk_123"/>
                      </w:sdtPr>
                      <w:sdtContent>
                        <w:ins w:author="Victoria Casco" w:id="8" w:date="2026-05-22T13:06:16Z">
                          <w:r w:rsidDel="00000000" w:rsidR="00000000" w:rsidRPr="00000000">
                            <w:rPr>
                              <w:rtl w:val="0"/>
                            </w:rPr>
                          </w:r>
                        </w:ins>
                      </w:sdtContent>
                    </w:sdt>
                    <w:ins w:author="Victoria Casco" w:id="8" w:date="2026-05-22T13:06:16Z"/>
                  </w:sdtContent>
                </w:sdt>
              </w:p>
            </w:sdtContent>
          </w:sdt>
          <w:sdt>
            <w:sdtPr>
              <w:id w:val="-304403547"/>
              <w:tag w:val="goog_rdk_127"/>
            </w:sdtPr>
            <w:sdtContent>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600716306"/>
                    <w:tag w:val="goog_rdk_125"/>
                  </w:sdtPr>
                  <w:sdtContent>
                    <w:ins w:author="Victoria Casco" w:id="8" w:date="2026-05-22T13:06:16Z"/>
                    <w:sdt>
                      <w:sdtPr>
                        <w:id w:val="-52386534"/>
                        <w:tag w:val="goog_rdk_126"/>
                      </w:sdtPr>
                      <w:sdtContent>
                        <w:ins w:author="Victoria Casco" w:id="8" w:date="2026-05-22T13:06:16Z">
                          <w:r w:rsidDel="00000000" w:rsidR="00000000" w:rsidRPr="00000000">
                            <w:rPr>
                              <w:color w:val="2a2a28"/>
                              <w:rtl w:val="0"/>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Gestión del Tiempo: Define reglas claras sobre la duración de la exposición y la capacidad de síntesis del estudiante.</w:t>
                          </w:r>
                        </w:ins>
                      </w:sdtContent>
                    </w:sdt>
                    <w:ins w:author="Victoria Casco" w:id="8" w:date="2026-05-22T13:06:16Z"/>
                  </w:sdtContent>
                </w:sdt>
              </w:p>
            </w:sdtContent>
          </w:sdt>
          <w:sdt>
            <w:sdtPr>
              <w:id w:val="-1801613601"/>
              <w:tag w:val="goog_rdk_130"/>
            </w:sdtPr>
            <w:sdtContent>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11268319"/>
                    <w:tag w:val="goog_rdk_128"/>
                  </w:sdtPr>
                  <w:sdtContent>
                    <w:ins w:author="Victoria Casco" w:id="8" w:date="2026-05-22T13:06:16Z"/>
                    <w:sdt>
                      <w:sdtPr>
                        <w:id w:val="-1104850665"/>
                        <w:tag w:val="goog_rdk_129"/>
                      </w:sdtPr>
                      <w:sdtContent>
                        <w:ins w:author="Victoria Casco" w:id="8" w:date="2026-05-22T13:06:16Z">
                          <w:r w:rsidDel="00000000" w:rsidR="00000000" w:rsidRPr="00000000">
                            <w:rPr>
                              <w:rtl w:val="0"/>
                            </w:rPr>
                          </w:r>
                        </w:ins>
                      </w:sdtContent>
                    </w:sdt>
                    <w:ins w:author="Victoria Casco" w:id="8" w:date="2026-05-22T13:06:16Z"/>
                  </w:sdtContent>
                </w:sdt>
              </w:p>
            </w:sdtContent>
          </w:sdt>
          <w:sdt>
            <w:sdtPr>
              <w:id w:val="-1568256851"/>
              <w:tag w:val="goog_rdk_133"/>
            </w:sdtPr>
            <w:sdtContent>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50300973"/>
                    <w:tag w:val="goog_rdk_131"/>
                  </w:sdtPr>
                  <w:sdtContent>
                    <w:ins w:author="Victoria Casco" w:id="8" w:date="2026-05-22T13:06:16Z"/>
                    <w:sdt>
                      <w:sdtPr>
                        <w:id w:val="1162388212"/>
                        <w:tag w:val="goog_rdk_132"/>
                      </w:sdtPr>
                      <w:sdtContent>
                        <w:ins w:author="Victoria Casco" w:id="8" w:date="2026-05-22T13:06:16Z">
                          <w:r w:rsidDel="00000000" w:rsidR="00000000" w:rsidRPr="00000000">
                            <w:rPr>
                              <w:color w:val="2a2a28"/>
                              <w:rtl w:val="0"/>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Entregable:</w:t>
                          </w:r>
                        </w:ins>
                      </w:sdtContent>
                    </w:sdt>
                    <w:ins w:author="Victoria Casco" w:id="8" w:date="2026-05-22T13:06:16Z"/>
                  </w:sdtContent>
                </w:sdt>
              </w:p>
            </w:sdtContent>
          </w:sdt>
          <w:sdt>
            <w:sdtPr>
              <w:id w:val="738144069"/>
              <w:tag w:val="goog_rdk_136"/>
            </w:sdtPr>
            <w:sdtContent>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225055800"/>
                    <w:tag w:val="goog_rdk_134"/>
                  </w:sdtPr>
                  <w:sdtContent>
                    <w:ins w:author="Victoria Casco" w:id="8" w:date="2026-05-22T13:06:16Z"/>
                    <w:sdt>
                      <w:sdtPr>
                        <w:id w:val="916659681"/>
                        <w:tag w:val="goog_rdk_135"/>
                      </w:sdtPr>
                      <w:sdtContent>
                        <w:ins w:author="Victoria Casco" w:id="8" w:date="2026-05-22T13:06:16Z">
                          <w:r w:rsidDel="00000000" w:rsidR="00000000" w:rsidRPr="00000000">
                            <w:rPr>
                              <w:rtl w:val="0"/>
                            </w:rPr>
                          </w:r>
                        </w:ins>
                      </w:sdtContent>
                    </w:sdt>
                    <w:ins w:author="Victoria Casco" w:id="8" w:date="2026-05-22T13:06:16Z"/>
                  </w:sdtContent>
                </w:sdt>
              </w:p>
            </w:sdtContent>
          </w:sdt>
          <w:sdt>
            <w:sdtPr>
              <w:id w:val="-757631104"/>
              <w:tag w:val="goog_rdk_139"/>
            </w:sdtPr>
            <w:sdtConten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695620973"/>
                    <w:tag w:val="goog_rdk_137"/>
                  </w:sdtPr>
                  <w:sdtContent>
                    <w:ins w:author="Victoria Casco" w:id="8" w:date="2026-05-22T13:06:16Z"/>
                    <w:sdt>
                      <w:sdtPr>
                        <w:id w:val="-1255485925"/>
                        <w:tag w:val="goog_rdk_138"/>
                      </w:sdtPr>
                      <w:sdtContent>
                        <w:ins w:author="Victoria Casco" w:id="8" w:date="2026-05-22T13:06:16Z">
                          <w:r w:rsidDel="00000000" w:rsidR="00000000" w:rsidRPr="00000000">
                            <w:rPr>
                              <w:color w:val="2a2a28"/>
                              <w:rtl w:val="0"/>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Una Guía de Preparación para el Estudiante (qué se espera de él y cómo debe prepararse).</w:t>
                          </w:r>
                        </w:ins>
                      </w:sdtContent>
                    </w:sdt>
                    <w:ins w:author="Victoria Casco" w:id="8" w:date="2026-05-22T13:06:16Z"/>
                  </w:sdtContent>
                </w:sdt>
              </w:p>
            </w:sdtContent>
          </w:sdt>
          <w:sdt>
            <w:sdtPr>
              <w:id w:val="-1745506123"/>
              <w:tag w:val="goog_rdk_142"/>
            </w:sdtPr>
            <w:sdtContent>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8" w:date="2026-05-22T13:06:16Z"/>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395820409"/>
                    <w:tag w:val="goog_rdk_140"/>
                  </w:sdtPr>
                  <w:sdtContent>
                    <w:ins w:author="Victoria Casco" w:id="8" w:date="2026-05-22T13:06:16Z"/>
                    <w:sdt>
                      <w:sdtPr>
                        <w:id w:val="613201216"/>
                        <w:tag w:val="goog_rdk_141"/>
                      </w:sdtPr>
                      <w:sdtContent>
                        <w:ins w:author="Victoria Casco" w:id="8" w:date="2026-05-22T13:06:16Z">
                          <w:r w:rsidDel="00000000" w:rsidR="00000000" w:rsidRPr="00000000">
                            <w:rPr>
                              <w:rtl w:val="0"/>
                            </w:rPr>
                          </w:r>
                        </w:ins>
                      </w:sdtContent>
                    </w:sdt>
                    <w:ins w:author="Victoria Casco" w:id="8" w:date="2026-05-22T13:06:16Z"/>
                  </w:sdtContent>
                </w:sdt>
              </w:p>
            </w:sdtContent>
          </w:sdt>
          <w:sdt>
            <w:sdtPr>
              <w:id w:val="1922403100"/>
              <w:tag w:val="goog_rdk_144"/>
            </w:sdtPr>
            <w:sdtConten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Change w:author="Victoria Casco" w:id="9" w:date="2026-05-22T13:06:16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244900208"/>
                    <w:tag w:val="goog_rdk_143"/>
                  </w:sdtPr>
                  <w:sdtContent>
                    <w:r w:rsidDel="00000000" w:rsidR="00000000" w:rsidRPr="00000000">
                      <w:rPr>
                        <w:rtl w:val="0"/>
                      </w:rPr>
                    </w:r>
                  </w:sdtContent>
                </w:sdt>
              </w:p>
            </w:sdtContent>
          </w:sdt>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1c2b4a"/>
                <w:sz w:val="20"/>
                <w:szCs w:val="20"/>
                <w:rtl w:val="0"/>
              </w:rPr>
              <w:t xml:space="preserve">Glosario</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Selección de términos o conceptos clave de la asignatura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Definición precisa y contextualizada de cada término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Relación entre los conceptos del glosario</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Ejemplos o aplicaciones cuando corresponda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Fuentes utilizadas para la elaboración</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Actúa como un tecnólogo educativo experto en curaduría de contenidos. Diseña una Propuesta de Evaluación basada en la creación de un Glosario Técnico Colaborativo para la materia [Nombre de la materia].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El instrumento debe detallar las instrucciones para que el estudiante construya un repositorio terminológico siguiendo estos componentes: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Criterio de Selección: Instruye sobre cómo elegir los términos "críticos" de la asignatura (conceptos que, si no se entienden, impiden el avance en la materia).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Arquitectura de la Definición: Establece que cada definición debe ser precisa, pero obligatoriamente contextualizada en el ámbito de nuestra disciplina (no definiciones de diccionario general).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Mapeo de Relaciones: Define un requisito donde el estudiante deba vincular cada término con al menos otro concepto del glosario (ej. "Este término es una subcategoría de X" o "Se opone al concepto 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Transferencia Práctica: Exige la inclusión de un ejemplo de aplicación real o un caso breve donde el término cobre sentido.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Rigor de Fuentes: Especifica el formato de citado para las fuentes académicas o técnicas utilizadas, diferenciando entre la fuente consultada y la elaboración propia del estudiante.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Entregable: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Una Consigna de Trabajo que explique el valor del glosario como herramienta de consulta profesional.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Una Guía de Estilo (extensión máxima por término, tono de escritura y formato de los ejemplos).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color w:val="2a2a28"/>
                <w:rtl w:val="0"/>
              </w:rPr>
              <w:t xml:space="preserve">Un Ejemplo Modelo de una entrada del glosario que sirva como referencia de calidad para los alumnos.</w:t>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sdt>
            <w:sdtPr>
              <w:id w:val="218017859"/>
              <w:tag w:val="goog_rdk_148"/>
            </w:sdtPr>
            <w:sdtContent>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0" w:date="2026-05-22T13:23:59Z"/>
                    <w:color w:val="2a2a28"/>
                    <w:rPrChange w:author="Victoria Casco" w:id="11" w:date="2026-05-22T13:23:59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671229663"/>
                    <w:tag w:val="goog_rdk_146"/>
                  </w:sdtPr>
                  <w:sdtContent>
                    <w:ins w:author="Victoria Casco" w:id="10" w:date="2026-05-22T13:23:59Z"/>
                    <w:sdt>
                      <w:sdtPr>
                        <w:id w:val="-1679393367"/>
                        <w:tag w:val="goog_rdk_147"/>
                      </w:sdtPr>
                      <w:sdtContent>
                        <w:ins w:author="Victoria Casco" w:id="10" w:date="2026-05-22T13:23:59Z">
                          <w:r w:rsidDel="00000000" w:rsidR="00000000" w:rsidRPr="00000000">
                            <w:rPr>
                              <w:color w:val="2a2a28"/>
                              <w:rtl w:val="0"/>
                              <w:rPrChange w:author="Victoria Casco" w:id="11" w:date="2026-05-22T13:23:59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Glosario de Moodle</w:t>
                          </w:r>
                        </w:ins>
                      </w:sdtContent>
                    </w:sdt>
                    <w:ins w:author="Victoria Casco" w:id="10" w:date="2026-05-22T13:23:59Z"/>
                  </w:sdtContent>
                </w:sdt>
              </w:p>
            </w:sdtContent>
          </w:sdt>
          <w:sdt>
            <w:sdtPr>
              <w:id w:val="-1073779099"/>
              <w:tag w:val="goog_rdk_150"/>
            </w:sdtPr>
            <w:sdtContent>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Change w:author="Victoria Casco" w:id="11" w:date="2026-05-22T13:23:59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522573943"/>
                    <w:tag w:val="goog_rdk_149"/>
                  </w:sdtPr>
                  <w:sdtContent>
                    <w:r w:rsidDel="00000000" w:rsidR="00000000" w:rsidRPr="00000000">
                      <w:rPr>
                        <w:rtl w:val="0"/>
                      </w:rPr>
                    </w:r>
                  </w:sdtContent>
                </w:sdt>
              </w:p>
            </w:sdtContent>
          </w:sdt>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D2">
            <w:pPr>
              <w:rPr/>
            </w:pPr>
            <w:r w:rsidDel="00000000" w:rsidR="00000000" w:rsidRPr="00000000">
              <w:rPr>
                <w:rFonts w:ascii="Calibri" w:cs="Calibri" w:eastAsia="Calibri" w:hAnsi="Calibri"/>
                <w:b w:val="1"/>
                <w:bCs w:val="1"/>
                <w:color w:val="1c2b4a"/>
                <w:sz w:val="20"/>
                <w:szCs w:val="20"/>
                <w:rtl w:val="0"/>
              </w:rPr>
              <w:t xml:space="preserve">Proyectos de investigación</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D3">
            <w:pPr>
              <w:spacing w:after="240" w:before="240" w:lineRule="auto"/>
              <w:rPr/>
            </w:pPr>
            <w:r w:rsidDel="00000000" w:rsidR="00000000" w:rsidRPr="00000000">
              <w:rPr>
                <w:b w:val="1"/>
                <w:bCs w:val="1"/>
                <w:rtl w:val="0"/>
              </w:rPr>
              <w:t xml:space="preserve"> El problema de investigación</w:t>
            </w:r>
            <w:r w:rsidDel="00000000" w:rsidR="00000000" w:rsidRPr="00000000">
              <w:rPr>
                <w:rtl w:val="0"/>
              </w:rPr>
              <w:t xml:space="preserve"> La pregunta o problema que justifica el proyecto. Debe ser genuinamente investigable — ni tan amplia que sea inabordable ni tan cerrada que ya esté resuelta. Formularla con precisión es en sí mismo uno de los aprendizajes evaluados, porque exige dominio del estado del arte y sensibilidad epistémica hacia lo que el campo aún no sabe o no ha problematizado.</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2. El estado del arte o marco referencial</w:t>
            </w:r>
            <w:r w:rsidDel="00000000" w:rsidR="00000000" w:rsidRPr="00000000">
              <w:rPr>
                <w:rtl w:val="0"/>
              </w:rPr>
              <w:t xml:space="preserve"> La revisión crítica de lo que ya se sabe sobre el problema. No es una acumulación de citas sino una lectura organizada de la literatura que permite mostrar dónde está el vacío o la tensión que justifica la investigación. Evalúa la capacidad de leer críticamente y de posicionar el propio proyecto dentro del campo.</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3. Los objetivos</w:t>
            </w:r>
            <w:r w:rsidDel="00000000" w:rsidR="00000000" w:rsidRPr="00000000">
              <w:rPr>
                <w:rtl w:val="0"/>
              </w:rPr>
              <w:t xml:space="preserve"> La traducción del problema en metas alcanzables dentro del proyecto. Distingue entre objetivo general — qué se quiere conocer — y objetivos específicos — qué pasos permiten llegar ahí. Evalúa la coherencia entre el problema y lo que se propone hacer.</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4. El marco teórico o conceptual</w:t>
            </w:r>
            <w:r w:rsidDel="00000000" w:rsidR="00000000" w:rsidRPr="00000000">
              <w:rPr>
                <w:rtl w:val="0"/>
              </w:rPr>
              <w:t xml:space="preserve"> Los conceptos, categorías y perspectivas teóricas con los que el estudiante va a leer e interpretar los datos. No es un glosario ni un resumen de autores — es una toma de posición epistemológica sobre cómo se va a mirar el objeto. Evalúa la capacidad de usar teoría como herramienta, no como decoración.</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5. La estrategia metodológica</w:t>
            </w:r>
            <w:r w:rsidDel="00000000" w:rsidR="00000000" w:rsidRPr="00000000">
              <w:rPr>
                <w:rtl w:val="0"/>
              </w:rPr>
              <w:t xml:space="preserve"> Las decisiones sobre cómo se va a producir la información: enfoque (cuantitativo, cualitativo, mixto), diseño, técnicas de recolección de datos, criterios de selección de casos o muestras, y estrategia de análisis. Evalúa la coherencia entre el problema, el marco teórico y los procedimientos elegidos — lo que Samaja llama la coherencia interna del diseño.</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6. El corpus o fuentes de datos</w:t>
            </w:r>
            <w:r w:rsidDel="00000000" w:rsidR="00000000" w:rsidRPr="00000000">
              <w:rPr>
                <w:rtl w:val="0"/>
              </w:rPr>
              <w:t xml:space="preserve"> Qué se va a analizar, observar, encuestar o entrevistar, y por qué ese corpus es pertinente para responder el problema. Incluye las decisiones de acceso, selección y delimitación.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7. El plan de trabajo</w:t>
            </w:r>
            <w:r w:rsidDel="00000000" w:rsidR="00000000" w:rsidRPr="00000000">
              <w:rPr>
                <w:rtl w:val="0"/>
              </w:rPr>
              <w:t xml:space="preserve"> La organización temporal de las etapas del proyecto: revisión bibliográfica, diseño del instrumento de recolección, trabajo de campo, análisis, escritura. Evalúa la capacidad de planificar una investigación con realismo y coherencia.</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8. Las consideraciones éticas</w:t>
            </w:r>
            <w:r w:rsidDel="00000000" w:rsidR="00000000" w:rsidRPr="00000000">
              <w:rPr>
                <w:rtl w:val="0"/>
              </w:rPr>
              <w:t xml:space="preserve"> En muchos campos disciplinares — ciencias sociales, salud, educación — el proyecto debe incluir una reflexión sobre los resguardos éticos del trabajo con personas, datos sensibles o comunidades. Es un componente cada vez más exigido y cada vez más evaluado.</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9. Los resultados esperados o anticipados</w:t>
            </w:r>
            <w:r w:rsidDel="00000000" w:rsidR="00000000" w:rsidRPr="00000000">
              <w:rPr>
                <w:rtl w:val="0"/>
              </w:rPr>
              <w:t xml:space="preserve"> Lo que el estudiante espera encontrar o producir al finalizar. No es una predicción de los datos sino una anticipación fundamentada sobre el tipo de conocimiento que el proyecto podría generar.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DD">
            <w:pPr>
              <w:ind w:left="360" w:hanging="240"/>
              <w:rPr>
                <w:color w:val="2a2a28"/>
              </w:rPr>
            </w:pPr>
            <w:r w:rsidDel="00000000" w:rsidR="00000000" w:rsidRPr="00000000">
              <w:rPr>
                <w:color w:val="2a2a28"/>
                <w:rtl w:val="0"/>
              </w:rPr>
              <w:t xml:space="preserve">Con la información que ya tenés sobre la materia — objetivos de aprendizaje, tipo de contenido, función de la evaluación y bibliografía — construí una consigna de proyecto de investigación como instrumento de evaluación con los siguientes componentes:</w:t>
            </w:r>
          </w:p>
          <w:p w:rsidR="00000000" w:rsidDel="00000000" w:rsidP="00000000" w:rsidRDefault="00000000" w:rsidRPr="00000000" w14:paraId="000000DE">
            <w:pPr>
              <w:ind w:left="360" w:hanging="240"/>
              <w:rPr>
                <w:color w:val="2a2a28"/>
              </w:rPr>
            </w:pPr>
            <w:r w:rsidDel="00000000" w:rsidR="00000000" w:rsidRPr="00000000">
              <w:rPr>
                <w:rtl w:val="0"/>
              </w:rPr>
            </w:r>
          </w:p>
          <w:p w:rsidR="00000000" w:rsidDel="00000000" w:rsidP="00000000" w:rsidRDefault="00000000" w:rsidRPr="00000000" w14:paraId="000000DF">
            <w:pPr>
              <w:ind w:left="360" w:hanging="240"/>
              <w:rPr>
                <w:color w:val="2a2a28"/>
              </w:rPr>
            </w:pPr>
            <w:r w:rsidDel="00000000" w:rsidR="00000000" w:rsidRPr="00000000">
              <w:rPr>
                <w:color w:val="2a2a28"/>
                <w:rtl w:val="0"/>
              </w:rPr>
              <w:t xml:space="preserve">Problema de investigación — orientá al estudiante a formular una pregunta genuinamente investigable dentro del campo disciplinar, que muestre dominio del estado del arte y sensibilidad hacia lo que el campo aún no sabe o no ha problematizado; la capacidad de formularla con precisión es en sí misma parte de lo que se evalúa</w:t>
            </w:r>
          </w:p>
          <w:p w:rsidR="00000000" w:rsidDel="00000000" w:rsidP="00000000" w:rsidRDefault="00000000" w:rsidRPr="00000000" w14:paraId="000000E0">
            <w:pPr>
              <w:ind w:left="360" w:hanging="240"/>
              <w:rPr>
                <w:color w:val="2a2a28"/>
              </w:rPr>
            </w:pPr>
            <w:r w:rsidDel="00000000" w:rsidR="00000000" w:rsidRPr="00000000">
              <w:rPr>
                <w:color w:val="2a2a28"/>
                <w:rtl w:val="0"/>
              </w:rPr>
              <w:t xml:space="preserve">Estado del arte o marco referencial — especificá qué se espera en términos de revisión crítica de la literatura: no una acumulación de citas sino una lectura organizada que muestre dónde está el vacío o la tensión que justifica la investigación y que posicione el proyecto dentro del campo</w:t>
            </w:r>
          </w:p>
          <w:p w:rsidR="00000000" w:rsidDel="00000000" w:rsidP="00000000" w:rsidRDefault="00000000" w:rsidRPr="00000000" w14:paraId="000000E1">
            <w:pPr>
              <w:ind w:left="360" w:hanging="240"/>
              <w:rPr>
                <w:color w:val="2a2a28"/>
              </w:rPr>
            </w:pPr>
            <w:r w:rsidDel="00000000" w:rsidR="00000000" w:rsidRPr="00000000">
              <w:rPr>
                <w:color w:val="2a2a28"/>
                <w:rtl w:val="0"/>
              </w:rPr>
              <w:t xml:space="preserve">Objetivos — indicá que se espera una distinción clara entre objetivo general (qué se quiere conocer) y objetivos específicos (qué pasos permiten llegar ahí), evaluando la coherencia entre el problema y lo que se propone hacer</w:t>
            </w:r>
          </w:p>
          <w:p w:rsidR="00000000" w:rsidDel="00000000" w:rsidP="00000000" w:rsidRDefault="00000000" w:rsidRPr="00000000" w14:paraId="000000E2">
            <w:pPr>
              <w:ind w:left="360" w:hanging="240"/>
              <w:rPr>
                <w:color w:val="2a2a28"/>
              </w:rPr>
            </w:pPr>
            <w:r w:rsidDel="00000000" w:rsidR="00000000" w:rsidRPr="00000000">
              <w:rPr>
                <w:color w:val="2a2a28"/>
                <w:rtl w:val="0"/>
              </w:rPr>
              <w:t xml:space="preserve">Marco teórico o conceptual — especificá que se espera el uso de conceptos, categorías y perspectivas teóricas como herramientas para leer e interpretar los datos, no como glosario ni resumen de autores; evaluá la toma de posición epistemológica sobre cómo se va a mirar el objeto</w:t>
            </w:r>
          </w:p>
          <w:p w:rsidR="00000000" w:rsidDel="00000000" w:rsidP="00000000" w:rsidRDefault="00000000" w:rsidRPr="00000000" w14:paraId="000000E3">
            <w:pPr>
              <w:ind w:left="360" w:hanging="240"/>
              <w:rPr>
                <w:color w:val="2a2a28"/>
              </w:rPr>
            </w:pPr>
            <w:r w:rsidDel="00000000" w:rsidR="00000000" w:rsidRPr="00000000">
              <w:rPr>
                <w:color w:val="2a2a28"/>
                <w:rtl w:val="0"/>
              </w:rPr>
              <w:t xml:space="preserve">Estrategia metodológica — indicá que se espera una justificación de las decisiones sobre enfoque (cuantitativo, cualitativo, mixto), diseño, técnicas de recolección, criterios de selección de casos o muestras y estrategia de análisis, evaluando la coherencia interna entre problema, marco teórico y procedimientos elegidos</w:t>
            </w:r>
          </w:p>
          <w:p w:rsidR="00000000" w:rsidDel="00000000" w:rsidP="00000000" w:rsidRDefault="00000000" w:rsidRPr="00000000" w14:paraId="000000E4">
            <w:pPr>
              <w:ind w:left="360" w:hanging="240"/>
              <w:rPr>
                <w:color w:val="2a2a28"/>
              </w:rPr>
            </w:pPr>
            <w:r w:rsidDel="00000000" w:rsidR="00000000" w:rsidRPr="00000000">
              <w:rPr>
                <w:color w:val="2a2a28"/>
                <w:rtl w:val="0"/>
              </w:rPr>
              <w:t xml:space="preserve">Corpus o fuentes de datos — especificá que se espera una fundamentación de qué se va a analizar, observar, encuestar o entrevistar, y por qué ese corpus es pertinente para responder el problema, incluyendo las decisiones de acceso, selección y delimitación</w:t>
            </w:r>
          </w:p>
          <w:p w:rsidR="00000000" w:rsidDel="00000000" w:rsidP="00000000" w:rsidRDefault="00000000" w:rsidRPr="00000000" w14:paraId="000000E5">
            <w:pPr>
              <w:ind w:left="360" w:hanging="240"/>
              <w:rPr>
                <w:color w:val="2a2a28"/>
              </w:rPr>
            </w:pPr>
            <w:r w:rsidDel="00000000" w:rsidR="00000000" w:rsidRPr="00000000">
              <w:rPr>
                <w:color w:val="2a2a28"/>
                <w:rtl w:val="0"/>
              </w:rPr>
              <w:t xml:space="preserve">Plan de trabajo — indicá que se espera una organización temporal realista y coherente de las etapas del proyecto: revisión bibliográfica, diseño del instrumento de recolección, trabajo de campo, análisis y escritura</w:t>
            </w:r>
          </w:p>
          <w:p w:rsidR="00000000" w:rsidDel="00000000" w:rsidP="00000000" w:rsidRDefault="00000000" w:rsidRPr="00000000" w14:paraId="000000E6">
            <w:pPr>
              <w:ind w:left="360" w:hanging="240"/>
              <w:rPr>
                <w:color w:val="2a2a28"/>
              </w:rPr>
            </w:pPr>
            <w:r w:rsidDel="00000000" w:rsidR="00000000" w:rsidRPr="00000000">
              <w:rPr>
                <w:color w:val="2a2a28"/>
                <w:rtl w:val="0"/>
              </w:rPr>
              <w:t xml:space="preserve">Consideraciones éticas — especificá que se espera una reflexión sobre los resguardos éticos del trabajo con personas, datos sensibles o comunidades, calibrada según las convenciones del campo disciplinar de la materia</w:t>
            </w:r>
          </w:p>
          <w:p w:rsidR="00000000" w:rsidDel="00000000" w:rsidP="00000000" w:rsidRDefault="00000000" w:rsidRPr="00000000" w14:paraId="000000E7">
            <w:pPr>
              <w:ind w:left="360" w:hanging="240"/>
              <w:rPr>
                <w:color w:val="2a2a28"/>
              </w:rPr>
            </w:pPr>
            <w:r w:rsidDel="00000000" w:rsidR="00000000" w:rsidRPr="00000000">
              <w:rPr>
                <w:color w:val="2a2a28"/>
                <w:rtl w:val="0"/>
              </w:rPr>
              <w:t xml:space="preserve">Resultados esperados o anticipados — indicá que se espera una anticipación fundamentada sobre el tipo de conocimiento que el proyecto podría generar, no una predicción de datos sino una proyección coherente con el problema y la metodología elegida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ok</w:t>
            </w: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0EB">
            <w:pPr>
              <w:rPr/>
            </w:pPr>
            <w:r w:rsidDel="00000000" w:rsidR="00000000" w:rsidRPr="00000000">
              <w:rPr>
                <w:rFonts w:ascii="Calibri" w:cs="Calibri" w:eastAsia="Calibri" w:hAnsi="Calibri"/>
                <w:b w:val="1"/>
                <w:bCs w:val="1"/>
                <w:color w:val="1c2b4a"/>
                <w:sz w:val="20"/>
                <w:szCs w:val="20"/>
                <w:rtl w:val="0"/>
              </w:rPr>
              <w:t xml:space="preserve">Juego de rol</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Situación conflictiva o dilema con múltiples posiciones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Asignación de roles con perspectivas diferenciadas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Objetivos de cada rol: qué debe lograr o defender</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Instancia de reflexión post-representación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Criterios de evaluación: empatía, argumentación, coherencia con el rol</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sdt>
            <w:sdtPr>
              <w:id w:val="966838526"/>
              <w:tag w:val="goog_rdk_154"/>
            </w:sdtPr>
            <w:sdtContent>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052875069"/>
                    <w:tag w:val="goog_rdk_152"/>
                  </w:sdtPr>
                  <w:sdtContent>
                    <w:ins w:author="Victoria Casco" w:id="12" w:date="2026-05-22T13:15:08Z"/>
                    <w:sdt>
                      <w:sdtPr>
                        <w:id w:val="229786742"/>
                        <w:tag w:val="goog_rdk_153"/>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Actúa como un experto en metodologías activas y simulación educativa. Diseña un Instrumento de Evaluación basado en un Juego de Rol (Roleplaying) para la asignatura [Nombre de la materia].</w:t>
                          </w:r>
                        </w:ins>
                      </w:sdtContent>
                    </w:sdt>
                    <w:ins w:author="Victoria Casco" w:id="12" w:date="2026-05-22T13:15:08Z"/>
                  </w:sdtContent>
                </w:sdt>
              </w:p>
            </w:sdtContent>
          </w:sdt>
          <w:sdt>
            <w:sdtPr>
              <w:id w:val="-789433691"/>
              <w:tag w:val="goog_rdk_157"/>
            </w:sdtPr>
            <w:sdtContent>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97534336"/>
                    <w:tag w:val="goog_rdk_155"/>
                  </w:sdtPr>
                  <w:sdtContent>
                    <w:ins w:author="Victoria Casco" w:id="12" w:date="2026-05-22T13:15:08Z"/>
                    <w:sdt>
                      <w:sdtPr>
                        <w:id w:val="2077587911"/>
                        <w:tag w:val="goog_rdk_156"/>
                      </w:sdtPr>
                      <w:sdtContent>
                        <w:ins w:author="Victoria Casco" w:id="12" w:date="2026-05-22T13:15:08Z">
                          <w:r w:rsidDel="00000000" w:rsidR="00000000" w:rsidRPr="00000000">
                            <w:rPr>
                              <w:rtl w:val="0"/>
                            </w:rPr>
                          </w:r>
                        </w:ins>
                      </w:sdtContent>
                    </w:sdt>
                    <w:ins w:author="Victoria Casco" w:id="12" w:date="2026-05-22T13:15:08Z"/>
                  </w:sdtContent>
                </w:sdt>
              </w:p>
            </w:sdtContent>
          </w:sdt>
          <w:sdt>
            <w:sdtPr>
              <w:id w:val="1234413247"/>
              <w:tag w:val="goog_rdk_160"/>
            </w:sdtPr>
            <w:sdtContent>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741441568"/>
                    <w:tag w:val="goog_rdk_158"/>
                  </w:sdtPr>
                  <w:sdtContent>
                    <w:ins w:author="Victoria Casco" w:id="12" w:date="2026-05-22T13:15:08Z"/>
                    <w:sdt>
                      <w:sdtPr>
                        <w:id w:val="1760231660"/>
                        <w:tag w:val="goog_rdk_159"/>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El diseño debe integrar obligatoriamente los siguientes componentes:</w:t>
                          </w:r>
                        </w:ins>
                      </w:sdtContent>
                    </w:sdt>
                    <w:ins w:author="Victoria Casco" w:id="12" w:date="2026-05-22T13:15:08Z"/>
                  </w:sdtContent>
                </w:sdt>
              </w:p>
            </w:sdtContent>
          </w:sdt>
          <w:sdt>
            <w:sdtPr>
              <w:id w:val="-1907541020"/>
              <w:tag w:val="goog_rdk_163"/>
            </w:sdtPr>
            <w:sdtContent>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46226221"/>
                    <w:tag w:val="goog_rdk_161"/>
                  </w:sdtPr>
                  <w:sdtContent>
                    <w:ins w:author="Victoria Casco" w:id="12" w:date="2026-05-22T13:15:08Z"/>
                    <w:sdt>
                      <w:sdtPr>
                        <w:id w:val="122242344"/>
                        <w:tag w:val="goog_rdk_162"/>
                      </w:sdtPr>
                      <w:sdtContent>
                        <w:ins w:author="Victoria Casco" w:id="12" w:date="2026-05-22T13:15:08Z">
                          <w:r w:rsidDel="00000000" w:rsidR="00000000" w:rsidRPr="00000000">
                            <w:rPr>
                              <w:rtl w:val="0"/>
                            </w:rPr>
                          </w:r>
                        </w:ins>
                      </w:sdtContent>
                    </w:sdt>
                    <w:ins w:author="Victoria Casco" w:id="12" w:date="2026-05-22T13:15:08Z"/>
                  </w:sdtContent>
                </w:sdt>
              </w:p>
            </w:sdtContent>
          </w:sdt>
          <w:sdt>
            <w:sdtPr>
              <w:id w:val="580432558"/>
              <w:tag w:val="goog_rdk_166"/>
            </w:sdtPr>
            <w:sdtContent>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734975412"/>
                    <w:tag w:val="goog_rdk_164"/>
                  </w:sdtPr>
                  <w:sdtContent>
                    <w:ins w:author="Victoria Casco" w:id="12" w:date="2026-05-22T13:15:08Z"/>
                    <w:sdt>
                      <w:sdtPr>
                        <w:id w:val="1663277836"/>
                        <w:tag w:val="goog_rdk_165"/>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Escenario de Simulación: Define una situación conflictiva o un dilema profesional verosímil que admita múltiples posiciones legítimas y en tensión.</w:t>
                          </w:r>
                        </w:ins>
                      </w:sdtContent>
                    </w:sdt>
                    <w:ins w:author="Victoria Casco" w:id="12" w:date="2026-05-22T13:15:08Z"/>
                  </w:sdtContent>
                </w:sdt>
              </w:p>
            </w:sdtContent>
          </w:sdt>
          <w:sdt>
            <w:sdtPr>
              <w:id w:val="623686916"/>
              <w:tag w:val="goog_rdk_169"/>
            </w:sdtPr>
            <w:sdtContent>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861865554"/>
                    <w:tag w:val="goog_rdk_167"/>
                  </w:sdtPr>
                  <w:sdtContent>
                    <w:ins w:author="Victoria Casco" w:id="12" w:date="2026-05-22T13:15:08Z"/>
                    <w:sdt>
                      <w:sdtPr>
                        <w:id w:val="-1204381703"/>
                        <w:tag w:val="goog_rdk_168"/>
                      </w:sdtPr>
                      <w:sdtContent>
                        <w:ins w:author="Victoria Casco" w:id="12" w:date="2026-05-22T13:15:08Z">
                          <w:r w:rsidDel="00000000" w:rsidR="00000000" w:rsidRPr="00000000">
                            <w:rPr>
                              <w:rtl w:val="0"/>
                            </w:rPr>
                          </w:r>
                        </w:ins>
                      </w:sdtContent>
                    </w:sdt>
                    <w:ins w:author="Victoria Casco" w:id="12" w:date="2026-05-22T13:15:08Z"/>
                  </w:sdtContent>
                </w:sdt>
              </w:p>
            </w:sdtContent>
          </w:sdt>
          <w:sdt>
            <w:sdtPr>
              <w:id w:val="-1472109456"/>
              <w:tag w:val="goog_rdk_172"/>
            </w:sdtPr>
            <w:sdtContent>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828239792"/>
                    <w:tag w:val="goog_rdk_170"/>
                  </w:sdtPr>
                  <w:sdtContent>
                    <w:ins w:author="Victoria Casco" w:id="12" w:date="2026-05-22T13:15:08Z"/>
                    <w:sdt>
                      <w:sdtPr>
                        <w:id w:val="-2026326575"/>
                        <w:tag w:val="goog_rdk_171"/>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Fichas de Personaje: Crea perfiles detallados con perspectivas diferenciadas. Cada rol debe tener: </w:t>
                          </w:r>
                        </w:ins>
                      </w:sdtContent>
                    </w:sdt>
                    <w:ins w:author="Victoria Casco" w:id="12" w:date="2026-05-22T13:15:08Z"/>
                  </w:sdtContent>
                </w:sdt>
              </w:p>
            </w:sdtContent>
          </w:sdt>
          <w:sdt>
            <w:sdtPr>
              <w:id w:val="-1083688807"/>
              <w:tag w:val="goog_rdk_175"/>
            </w:sdtPr>
            <w:sdtContent>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45505439"/>
                    <w:tag w:val="goog_rdk_173"/>
                  </w:sdtPr>
                  <w:sdtContent>
                    <w:ins w:author="Victoria Casco" w:id="12" w:date="2026-05-22T13:15:08Z"/>
                    <w:sdt>
                      <w:sdtPr>
                        <w:id w:val="-515289858"/>
                        <w:tag w:val="goog_rdk_174"/>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Contexto: Quién es y qué sabe.</w:t>
                          </w:r>
                        </w:ins>
                      </w:sdtContent>
                    </w:sdt>
                    <w:ins w:author="Victoria Casco" w:id="12" w:date="2026-05-22T13:15:08Z"/>
                  </w:sdtContent>
                </w:sdt>
              </w:p>
            </w:sdtContent>
          </w:sdt>
          <w:sdt>
            <w:sdtPr>
              <w:id w:val="68234567"/>
              <w:tag w:val="goog_rdk_178"/>
            </w:sdtPr>
            <w:sdtContent>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42286727"/>
                    <w:tag w:val="goog_rdk_176"/>
                  </w:sdtPr>
                  <w:sdtContent>
                    <w:ins w:author="Victoria Casco" w:id="12" w:date="2026-05-22T13:15:08Z"/>
                    <w:sdt>
                      <w:sdtPr>
                        <w:id w:val="752343067"/>
                        <w:tag w:val="goog_rdk_177"/>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Objetivo de Rol: Qué debe lograr, defender o negociar durante la interacción.</w:t>
                          </w:r>
                        </w:ins>
                      </w:sdtContent>
                    </w:sdt>
                    <w:ins w:author="Victoria Casco" w:id="12" w:date="2026-05-22T13:15:08Z"/>
                  </w:sdtContent>
                </w:sdt>
              </w:p>
            </w:sdtContent>
          </w:sdt>
          <w:sdt>
            <w:sdtPr>
              <w:id w:val="-1692974475"/>
              <w:tag w:val="goog_rdk_181"/>
            </w:sdtPr>
            <w:sdtContent>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20298608"/>
                    <w:tag w:val="goog_rdk_179"/>
                  </w:sdtPr>
                  <w:sdtContent>
                    <w:ins w:author="Victoria Casco" w:id="12" w:date="2026-05-22T13:15:08Z"/>
                    <w:sdt>
                      <w:sdtPr>
                        <w:id w:val="-591557599"/>
                        <w:tag w:val="goog_rdk_180"/>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Limitaciones: Qué cosas no puede ceder o qué información debe manejar con cautela.</w:t>
                          </w:r>
                        </w:ins>
                      </w:sdtContent>
                    </w:sdt>
                    <w:ins w:author="Victoria Casco" w:id="12" w:date="2026-05-22T13:15:08Z"/>
                  </w:sdtContent>
                </w:sdt>
              </w:p>
            </w:sdtContent>
          </w:sdt>
          <w:sdt>
            <w:sdtPr>
              <w:id w:val="-152156149"/>
              <w:tag w:val="goog_rdk_184"/>
            </w:sdtPr>
            <w:sdtContent>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705476568"/>
                    <w:tag w:val="goog_rdk_182"/>
                  </w:sdtPr>
                  <w:sdtContent>
                    <w:ins w:author="Victoria Casco" w:id="12" w:date="2026-05-22T13:15:08Z"/>
                    <w:sdt>
                      <w:sdtPr>
                        <w:id w:val="797130380"/>
                        <w:tag w:val="goog_rdk_183"/>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Protocolo de Acción: Establece las reglas de la representación (tiempo de duración, fases de la discusión y cómo se llega a un cierre o resolución).</w:t>
                          </w:r>
                        </w:ins>
                      </w:sdtContent>
                    </w:sdt>
                    <w:ins w:author="Victoria Casco" w:id="12" w:date="2026-05-22T13:15:08Z"/>
                  </w:sdtContent>
                </w:sdt>
              </w:p>
            </w:sdtContent>
          </w:sdt>
          <w:sdt>
            <w:sdtPr>
              <w:id w:val="-1421082690"/>
              <w:tag w:val="goog_rdk_187"/>
            </w:sdtPr>
            <w:sdtContent>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510919956"/>
                    <w:tag w:val="goog_rdk_185"/>
                  </w:sdtPr>
                  <w:sdtContent>
                    <w:ins w:author="Victoria Casco" w:id="12" w:date="2026-05-22T13:15:08Z"/>
                    <w:sdt>
                      <w:sdtPr>
                        <w:id w:val="302881544"/>
                        <w:tag w:val="goog_rdk_186"/>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Dispositivo de eflexión post-rol: Diseña una guía de preguntas para la instancia de reflexión grupal donde se analice qué se sintió en el rol y cómo se vinculó la teoría con la acción.</w:t>
                          </w:r>
                        </w:ins>
                      </w:sdtContent>
                    </w:sdt>
                    <w:ins w:author="Victoria Casco" w:id="12" w:date="2026-05-22T13:15:08Z"/>
                  </w:sdtContent>
                </w:sdt>
              </w:p>
            </w:sdtContent>
          </w:sdt>
          <w:sdt>
            <w:sdtPr>
              <w:id w:val="-1469675506"/>
              <w:tag w:val="goog_rdk_190"/>
            </w:sdtPr>
            <w:sdtContent>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758407439"/>
                    <w:tag w:val="goog_rdk_188"/>
                  </w:sdtPr>
                  <w:sdtContent>
                    <w:ins w:author="Victoria Casco" w:id="12" w:date="2026-05-22T13:15:08Z"/>
                    <w:sdt>
                      <w:sdtPr>
                        <w:id w:val="-1373000862"/>
                        <w:tag w:val="goog_rdk_189"/>
                      </w:sdtPr>
                      <w:sdtContent>
                        <w:ins w:author="Victoria Casco" w:id="12" w:date="2026-05-22T13:15:08Z">
                          <w:r w:rsidDel="00000000" w:rsidR="00000000" w:rsidRPr="00000000">
                            <w:rPr>
                              <w:rtl w:val="0"/>
                            </w:rPr>
                          </w:r>
                        </w:ins>
                      </w:sdtContent>
                    </w:sdt>
                    <w:ins w:author="Victoria Casco" w:id="12" w:date="2026-05-22T13:15:08Z"/>
                  </w:sdtContent>
                </w:sdt>
              </w:p>
            </w:sdtContent>
          </w:sdt>
          <w:sdt>
            <w:sdtPr>
              <w:id w:val="488775247"/>
              <w:tag w:val="goog_rdk_193"/>
            </w:sdtPr>
            <w:sdtContent>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242426014"/>
                    <w:tag w:val="goog_rdk_191"/>
                  </w:sdtPr>
                  <w:sdtContent>
                    <w:ins w:author="Victoria Casco" w:id="12" w:date="2026-05-22T13:15:08Z"/>
                    <w:sdt>
                      <w:sdtPr>
                        <w:id w:val="45329509"/>
                        <w:tag w:val="goog_rdk_192"/>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Grilla de Observación Técnica: Define criterios de evaluación específicos basados en:</w:t>
                          </w:r>
                        </w:ins>
                      </w:sdtContent>
                    </w:sdt>
                    <w:ins w:author="Victoria Casco" w:id="12" w:date="2026-05-22T13:15:08Z"/>
                  </w:sdtContent>
                </w:sdt>
              </w:p>
            </w:sdtContent>
          </w:sdt>
          <w:sdt>
            <w:sdtPr>
              <w:id w:val="281553594"/>
              <w:tag w:val="goog_rdk_196"/>
            </w:sdtPr>
            <w:sdtContent>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455642176"/>
                    <w:tag w:val="goog_rdk_194"/>
                  </w:sdtPr>
                  <w:sdtContent>
                    <w:ins w:author="Victoria Casco" w:id="12" w:date="2026-05-22T13:15:08Z"/>
                    <w:sdt>
                      <w:sdtPr>
                        <w:id w:val="542258563"/>
                        <w:tag w:val="goog_rdk_195"/>
                      </w:sdtPr>
                      <w:sdtContent>
                        <w:ins w:author="Victoria Casco" w:id="12" w:date="2026-05-22T13:15:08Z">
                          <w:r w:rsidDel="00000000" w:rsidR="00000000" w:rsidRPr="00000000">
                            <w:rPr>
                              <w:rtl w:val="0"/>
                            </w:rPr>
                          </w:r>
                        </w:ins>
                      </w:sdtContent>
                    </w:sdt>
                    <w:ins w:author="Victoria Casco" w:id="12" w:date="2026-05-22T13:15:08Z"/>
                  </w:sdtContent>
                </w:sdt>
              </w:p>
            </w:sdtContent>
          </w:sdt>
          <w:sdt>
            <w:sdtPr>
              <w:id w:val="2116132540"/>
              <w:tag w:val="goog_rdk_199"/>
            </w:sdtPr>
            <w:sdtContent>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898563903"/>
                    <w:tag w:val="goog_rdk_197"/>
                  </w:sdtPr>
                  <w:sdtContent>
                    <w:ins w:author="Victoria Casco" w:id="12" w:date="2026-05-22T13:15:08Z"/>
                    <w:sdt>
                      <w:sdtPr>
                        <w:id w:val="1258270535"/>
                        <w:tag w:val="goog_rdk_198"/>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Empatía y Adaptación: Capacidad de entender la posición del otro.</w:t>
                          </w:r>
                        </w:ins>
                      </w:sdtContent>
                    </w:sdt>
                    <w:ins w:author="Victoria Casco" w:id="12" w:date="2026-05-22T13:15:08Z"/>
                  </w:sdtContent>
                </w:sdt>
              </w:p>
            </w:sdtContent>
          </w:sdt>
          <w:sdt>
            <w:sdtPr>
              <w:id w:val="1527686552"/>
              <w:tag w:val="goog_rdk_202"/>
            </w:sdtPr>
            <w:sdtContent>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113428271"/>
                    <w:tag w:val="goog_rdk_200"/>
                  </w:sdtPr>
                  <w:sdtContent>
                    <w:ins w:author="Victoria Casco" w:id="12" w:date="2026-05-22T13:15:08Z"/>
                    <w:sdt>
                      <w:sdtPr>
                        <w:id w:val="1306270123"/>
                        <w:tag w:val="goog_rdk_201"/>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Argumentación Situada: Uso de conceptos de la materia dentro del discurso del personaje.</w:t>
                          </w:r>
                        </w:ins>
                      </w:sdtContent>
                    </w:sdt>
                    <w:ins w:author="Victoria Casco" w:id="12" w:date="2026-05-22T13:15:08Z"/>
                  </w:sdtContent>
                </w:sdt>
              </w:p>
            </w:sdtContent>
          </w:sdt>
          <w:sdt>
            <w:sdtPr>
              <w:id w:val="-2131386058"/>
              <w:tag w:val="goog_rdk_205"/>
            </w:sdtPr>
            <w:sdtContent>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77383572"/>
                    <w:tag w:val="goog_rdk_203"/>
                  </w:sdtPr>
                  <w:sdtContent>
                    <w:ins w:author="Victoria Casco" w:id="12" w:date="2026-05-22T13:15:08Z"/>
                    <w:sdt>
                      <w:sdtPr>
                        <w:id w:val="-1006558873"/>
                        <w:tag w:val="goog_rdk_204"/>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Coherencia: Mantenerse fiel a los intereses y personalidad del rol asignado.</w:t>
                          </w:r>
                        </w:ins>
                      </w:sdtContent>
                    </w:sdt>
                    <w:ins w:author="Victoria Casco" w:id="12" w:date="2026-05-22T13:15:08Z"/>
                  </w:sdtContent>
                </w:sdt>
              </w:p>
            </w:sdtContent>
          </w:sdt>
          <w:sdt>
            <w:sdtPr>
              <w:id w:val="-610043693"/>
              <w:tag w:val="goog_rdk_208"/>
            </w:sdtPr>
            <w:sdtContent>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361873873"/>
                    <w:tag w:val="goog_rdk_206"/>
                  </w:sdtPr>
                  <w:sdtContent>
                    <w:ins w:author="Victoria Casco" w:id="12" w:date="2026-05-22T13:15:08Z"/>
                    <w:sdt>
                      <w:sdtPr>
                        <w:id w:val="-162363082"/>
                        <w:tag w:val="goog_rdk_207"/>
                      </w:sdtPr>
                      <w:sdtContent>
                        <w:ins w:author="Victoria Casco" w:id="12" w:date="2026-05-22T13:15:08Z">
                          <w:r w:rsidDel="00000000" w:rsidR="00000000" w:rsidRPr="00000000">
                            <w:rPr>
                              <w:rtl w:val="0"/>
                            </w:rPr>
                          </w:r>
                        </w:ins>
                      </w:sdtContent>
                    </w:sdt>
                    <w:ins w:author="Victoria Casco" w:id="12" w:date="2026-05-22T13:15:08Z"/>
                  </w:sdtContent>
                </w:sdt>
              </w:p>
            </w:sdtContent>
          </w:sdt>
          <w:sdt>
            <w:sdtPr>
              <w:id w:val="-1653131214"/>
              <w:tag w:val="goog_rdk_211"/>
            </w:sdtPr>
            <w:sdtContent>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411617074"/>
                    <w:tag w:val="goog_rdk_209"/>
                  </w:sdtPr>
                  <w:sdtContent>
                    <w:ins w:author="Victoria Casco" w:id="12" w:date="2026-05-22T13:15:08Z"/>
                    <w:sdt>
                      <w:sdtPr>
                        <w:id w:val="864345299"/>
                        <w:tag w:val="goog_rdk_210"/>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Entregable:</w:t>
                          </w:r>
                        </w:ins>
                      </w:sdtContent>
                    </w:sdt>
                    <w:ins w:author="Victoria Casco" w:id="12" w:date="2026-05-22T13:15:08Z"/>
                  </w:sdtContent>
                </w:sdt>
              </w:p>
            </w:sdtContent>
          </w:sdt>
          <w:sdt>
            <w:sdtPr>
              <w:id w:val="2029190385"/>
              <w:tag w:val="goog_rdk_214"/>
            </w:sdtPr>
            <w:sdtContent>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77224087"/>
                    <w:tag w:val="goog_rdk_212"/>
                  </w:sdtPr>
                  <w:sdtContent>
                    <w:ins w:author="Victoria Casco" w:id="12" w:date="2026-05-22T13:15:08Z"/>
                    <w:sdt>
                      <w:sdtPr>
                        <w:id w:val="886340355"/>
                        <w:tag w:val="goog_rdk_213"/>
                      </w:sdtPr>
                      <w:sdtContent>
                        <w:ins w:author="Victoria Casco" w:id="12" w:date="2026-05-22T13:15:08Z">
                          <w:r w:rsidDel="00000000" w:rsidR="00000000" w:rsidRPr="00000000">
                            <w:rPr>
                              <w:rtl w:val="0"/>
                            </w:rPr>
                          </w:r>
                        </w:ins>
                      </w:sdtContent>
                    </w:sdt>
                    <w:ins w:author="Victoria Casco" w:id="12" w:date="2026-05-22T13:15:08Z"/>
                  </w:sdtContent>
                </w:sdt>
              </w:p>
            </w:sdtContent>
          </w:sdt>
          <w:sdt>
            <w:sdtPr>
              <w:id w:val="151795360"/>
              <w:tag w:val="goog_rdk_217"/>
            </w:sdtPr>
            <w:sdtContent>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2" w:date="2026-05-22T13:15:08Z"/>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239841121"/>
                    <w:tag w:val="goog_rdk_215"/>
                  </w:sdtPr>
                  <w:sdtContent>
                    <w:ins w:author="Victoria Casco" w:id="12" w:date="2026-05-22T13:15:08Z"/>
                    <w:sdt>
                      <w:sdtPr>
                        <w:id w:val="925296945"/>
                        <w:tag w:val="goog_rdk_216"/>
                      </w:sdtPr>
                      <w:sdtContent>
                        <w:ins w:author="Victoria Casco" w:id="12" w:date="2026-05-22T13:15:08Z">
                          <w:r w:rsidDel="00000000" w:rsidR="00000000" w:rsidRPr="00000000">
                            <w:rPr>
                              <w:color w:val="2a2a28"/>
                              <w:rtl w:val="0"/>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Guía del Estudiante con la descripción del caso y su ficha de rol.</w:t>
                          </w:r>
                        </w:ins>
                      </w:sdtContent>
                    </w:sdt>
                    <w:ins w:author="Victoria Casco" w:id="12" w:date="2026-05-22T13:15:08Z"/>
                  </w:sdtContent>
                </w:sdt>
              </w:p>
            </w:sdtContent>
          </w:sdt>
          <w:sdt>
            <w:sdtPr>
              <w:id w:val="-309298267"/>
              <w:tag w:val="goog_rdk_219"/>
            </w:sdtPr>
            <w:sdtContent>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Change w:author="Victoria Casco" w:id="13" w:date="2026-05-22T13:15:0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28945124"/>
                    <w:tag w:val="goog_rdk_218"/>
                  </w:sdtPr>
                  <w:sdtContent>
                    <w:r w:rsidDel="00000000" w:rsidR="00000000" w:rsidRPr="00000000">
                      <w:rPr>
                        <w:rtl w:val="0"/>
                      </w:rPr>
                    </w:r>
                  </w:sdtContent>
                </w:sdt>
              </w:p>
            </w:sdtContent>
          </w:sdt>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0A">
            <w:pPr>
              <w:rPr/>
            </w:pPr>
            <w:r w:rsidDel="00000000" w:rsidR="00000000" w:rsidRPr="00000000">
              <w:rPr>
                <w:rFonts w:ascii="Calibri" w:cs="Calibri" w:eastAsia="Calibri" w:hAnsi="Calibri"/>
                <w:b w:val="1"/>
                <w:bCs w:val="1"/>
                <w:color w:val="1c2b4a"/>
                <w:sz w:val="20"/>
                <w:szCs w:val="20"/>
                <w:rtl w:val="0"/>
              </w:rPr>
              <w:t xml:space="preserve">Mapa conceptual</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Conceptos clave a incluir (definidos por el docente o por el estudiante)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Palabras de enlace que expresan relaciones entre conceptos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Jerarquía: de lo general y central a lo específico y periférico</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Proposiciones válidas formadas por concepto + enlace + concepto</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Criterios de evaluación: pertinencia, jerarquía, relaciones, integración</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sdt>
            <w:sdtPr>
              <w:id w:val="1060744881"/>
              <w:tag w:val="goog_rdk_223"/>
            </w:sdtPr>
            <w:sdtContent>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63085838"/>
                    <w:tag w:val="goog_rdk_221"/>
                  </w:sdtPr>
                  <w:sdtContent>
                    <w:ins w:author="Victoria Casco" w:id="14" w:date="2026-05-22T13:23:14Z"/>
                    <w:sdt>
                      <w:sdtPr>
                        <w:id w:val="611130533"/>
                        <w:tag w:val="goog_rdk_222"/>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Actúa como un experto en psicología cognitiva y aprendizaje significativo. Necesito que diseñes una Propuesta de Evaluación basada en la construcción de un Mapa Conceptual para el tema [insertar tema].</w:t>
                          </w:r>
                        </w:ins>
                      </w:sdtContent>
                    </w:sdt>
                    <w:ins w:author="Victoria Casco" w:id="14" w:date="2026-05-22T13:23:14Z"/>
                  </w:sdtContent>
                </w:sdt>
              </w:p>
            </w:sdtContent>
          </w:sdt>
          <w:sdt>
            <w:sdtPr>
              <w:id w:val="-604182194"/>
              <w:tag w:val="goog_rdk_226"/>
            </w:sdtPr>
            <w:sdtContent>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000734348"/>
                    <w:tag w:val="goog_rdk_224"/>
                  </w:sdtPr>
                  <w:sdtContent>
                    <w:ins w:author="Victoria Casco" w:id="14" w:date="2026-05-22T13:23:14Z"/>
                    <w:sdt>
                      <w:sdtPr>
                        <w:id w:val="751428903"/>
                        <w:tag w:val="goog_rdk_225"/>
                      </w:sdtPr>
                      <w:sdtContent>
                        <w:ins w:author="Victoria Casco" w:id="14" w:date="2026-05-22T13:23:14Z">
                          <w:r w:rsidDel="00000000" w:rsidR="00000000" w:rsidRPr="00000000">
                            <w:rPr>
                              <w:rtl w:val="0"/>
                            </w:rPr>
                          </w:r>
                        </w:ins>
                      </w:sdtContent>
                    </w:sdt>
                    <w:ins w:author="Victoria Casco" w:id="14" w:date="2026-05-22T13:23:14Z"/>
                  </w:sdtContent>
                </w:sdt>
              </w:p>
            </w:sdtContent>
          </w:sdt>
          <w:sdt>
            <w:sdtPr>
              <w:id w:val="1970420073"/>
              <w:tag w:val="goog_rdk_229"/>
            </w:sdtPr>
            <w:sdtContent>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902469829"/>
                    <w:tag w:val="goog_rdk_227"/>
                  </w:sdtPr>
                  <w:sdtContent>
                    <w:ins w:author="Victoria Casco" w:id="14" w:date="2026-05-22T13:23:14Z"/>
                    <w:sdt>
                      <w:sdtPr>
                        <w:id w:val="124653730"/>
                        <w:tag w:val="goog_rdk_228"/>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El instrumento debe guiar al estudiante para que demuestre su estructura mental del contenido, cumpliendo con estos componentes:</w:t>
                          </w:r>
                        </w:ins>
                      </w:sdtContent>
                    </w:sdt>
                    <w:ins w:author="Victoria Casco" w:id="14" w:date="2026-05-22T13:23:14Z"/>
                  </w:sdtContent>
                </w:sdt>
              </w:p>
            </w:sdtContent>
          </w:sdt>
          <w:sdt>
            <w:sdtPr>
              <w:id w:val="1620201557"/>
              <w:tag w:val="goog_rdk_232"/>
            </w:sdtPr>
            <w:sdtContent>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152622912"/>
                    <w:tag w:val="goog_rdk_230"/>
                  </w:sdtPr>
                  <w:sdtContent>
                    <w:ins w:author="Victoria Casco" w:id="14" w:date="2026-05-22T13:23:14Z"/>
                    <w:sdt>
                      <w:sdtPr>
                        <w:id w:val="-809986790"/>
                        <w:tag w:val="goog_rdk_231"/>
                      </w:sdtPr>
                      <w:sdtContent>
                        <w:ins w:author="Victoria Casco" w:id="14" w:date="2026-05-22T13:23:14Z">
                          <w:r w:rsidDel="00000000" w:rsidR="00000000" w:rsidRPr="00000000">
                            <w:rPr>
                              <w:rtl w:val="0"/>
                            </w:rPr>
                          </w:r>
                        </w:ins>
                      </w:sdtContent>
                    </w:sdt>
                    <w:ins w:author="Victoria Casco" w:id="14" w:date="2026-05-22T13:23:14Z"/>
                  </w:sdtContent>
                </w:sdt>
              </w:p>
            </w:sdtContent>
          </w:sdt>
          <w:sdt>
            <w:sdtPr>
              <w:id w:val="-317100766"/>
              <w:tag w:val="goog_rdk_235"/>
            </w:sdtPr>
            <w:sdtContent>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418582441"/>
                    <w:tag w:val="goog_rdk_233"/>
                  </w:sdtPr>
                  <w:sdtContent>
                    <w:ins w:author="Victoria Casco" w:id="14" w:date="2026-05-22T13:23:14Z"/>
                    <w:sdt>
                      <w:sdtPr>
                        <w:id w:val="472370859"/>
                        <w:tag w:val="goog_rdk_234"/>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Jerarquización de Conceptos: Instruye sobre cómo organizar los términos desde los más inclusivos y generales (en la parte superior) hasta los más específicos y ejemplos (en la parte inferior).</w:t>
                          </w:r>
                        </w:ins>
                      </w:sdtContent>
                    </w:sdt>
                    <w:ins w:author="Victoria Casco" w:id="14" w:date="2026-05-22T13:23:14Z"/>
                  </w:sdtContent>
                </w:sdt>
              </w:p>
            </w:sdtContent>
          </w:sdt>
          <w:sdt>
            <w:sdtPr>
              <w:id w:val="499680677"/>
              <w:tag w:val="goog_rdk_238"/>
            </w:sdtPr>
            <w:sdtContent>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879772909"/>
                    <w:tag w:val="goog_rdk_236"/>
                  </w:sdtPr>
                  <w:sdtContent>
                    <w:ins w:author="Victoria Casco" w:id="14" w:date="2026-05-22T13:23:14Z"/>
                    <w:sdt>
                      <w:sdtPr>
                        <w:id w:val="1635058023"/>
                        <w:tag w:val="goog_rdk_237"/>
                      </w:sdtPr>
                      <w:sdtContent>
                        <w:ins w:author="Victoria Casco" w:id="14" w:date="2026-05-22T13:23:14Z">
                          <w:r w:rsidDel="00000000" w:rsidR="00000000" w:rsidRPr="00000000">
                            <w:rPr>
                              <w:rtl w:val="0"/>
                            </w:rPr>
                          </w:r>
                        </w:ins>
                      </w:sdtContent>
                    </w:sdt>
                    <w:ins w:author="Victoria Casco" w:id="14" w:date="2026-05-22T13:23:14Z"/>
                  </w:sdtContent>
                </w:sdt>
              </w:p>
            </w:sdtContent>
          </w:sdt>
          <w:sdt>
            <w:sdtPr>
              <w:id w:val="-2035203586"/>
              <w:tag w:val="goog_rdk_241"/>
            </w:sdtPr>
            <w:sdtContent>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376707174"/>
                    <w:tag w:val="goog_rdk_239"/>
                  </w:sdtPr>
                  <w:sdtContent>
                    <w:ins w:author="Victoria Casco" w:id="14" w:date="2026-05-22T13:23:14Z"/>
                    <w:sdt>
                      <w:sdtPr>
                        <w:id w:val="732801935"/>
                        <w:tag w:val="goog_rdk_240"/>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Palabras de Enlace (Proposiciones): Establece como requisito obligatorio el uso de palabras o frases de enlace sobre las líneas de conexión que den sentido a la relación (ej. "es un", "produce", "depende de", "está compuesto por").</w:t>
                          </w:r>
                        </w:ins>
                      </w:sdtContent>
                    </w:sdt>
                    <w:ins w:author="Victoria Casco" w:id="14" w:date="2026-05-22T13:23:14Z"/>
                  </w:sdtContent>
                </w:sdt>
              </w:p>
            </w:sdtContent>
          </w:sdt>
          <w:sdt>
            <w:sdtPr>
              <w:id w:val="-636041620"/>
              <w:tag w:val="goog_rdk_244"/>
            </w:sdtPr>
            <w:sdtContent>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11987657"/>
                    <w:tag w:val="goog_rdk_242"/>
                  </w:sdtPr>
                  <w:sdtContent>
                    <w:ins w:author="Victoria Casco" w:id="14" w:date="2026-05-22T13:23:14Z"/>
                    <w:sdt>
                      <w:sdtPr>
                        <w:id w:val="-1590384318"/>
                        <w:tag w:val="goog_rdk_243"/>
                      </w:sdtPr>
                      <w:sdtContent>
                        <w:ins w:author="Victoria Casco" w:id="14" w:date="2026-05-22T13:23:14Z">
                          <w:r w:rsidDel="00000000" w:rsidR="00000000" w:rsidRPr="00000000">
                            <w:rPr>
                              <w:rtl w:val="0"/>
                            </w:rPr>
                          </w:r>
                        </w:ins>
                      </w:sdtContent>
                    </w:sdt>
                    <w:ins w:author="Victoria Casco" w:id="14" w:date="2026-05-22T13:23:14Z"/>
                  </w:sdtContent>
                </w:sdt>
              </w:p>
            </w:sdtContent>
          </w:sdt>
          <w:sdt>
            <w:sdtPr>
              <w:id w:val="1940737684"/>
              <w:tag w:val="goog_rdk_247"/>
            </w:sdtPr>
            <w:sdtContent>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590272399"/>
                    <w:tag w:val="goog_rdk_245"/>
                  </w:sdtPr>
                  <w:sdtContent>
                    <w:ins w:author="Victoria Casco" w:id="14" w:date="2026-05-22T13:23:14Z"/>
                    <w:sdt>
                      <w:sdtPr>
                        <w:id w:val="-1764415812"/>
                        <w:tag w:val="goog_rdk_246"/>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Enlaces Cruzados (Cross-links): Exige que el mapa identifique al menos [X] relaciones entre conceptos de diferentes segmentos del mapa, para demostrar una visión integradora y no solo lineal.</w:t>
                          </w:r>
                        </w:ins>
                      </w:sdtContent>
                    </w:sdt>
                    <w:ins w:author="Victoria Casco" w:id="14" w:date="2026-05-22T13:23:14Z"/>
                  </w:sdtContent>
                </w:sdt>
              </w:p>
            </w:sdtContent>
          </w:sdt>
          <w:sdt>
            <w:sdtPr>
              <w:id w:val="-1589471398"/>
              <w:tag w:val="goog_rdk_250"/>
            </w:sdtPr>
            <w:sdtContent>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081644554"/>
                    <w:tag w:val="goog_rdk_248"/>
                  </w:sdtPr>
                  <w:sdtContent>
                    <w:ins w:author="Victoria Casco" w:id="14" w:date="2026-05-22T13:23:14Z"/>
                    <w:sdt>
                      <w:sdtPr>
                        <w:id w:val="2001821994"/>
                        <w:tag w:val="goog_rdk_249"/>
                      </w:sdtPr>
                      <w:sdtContent>
                        <w:ins w:author="Victoria Casco" w:id="14" w:date="2026-05-22T13:23:14Z">
                          <w:r w:rsidDel="00000000" w:rsidR="00000000" w:rsidRPr="00000000">
                            <w:rPr>
                              <w:rtl w:val="0"/>
                            </w:rPr>
                          </w:r>
                        </w:ins>
                      </w:sdtContent>
                    </w:sdt>
                    <w:ins w:author="Victoria Casco" w:id="14" w:date="2026-05-22T13:23:14Z"/>
                  </w:sdtContent>
                </w:sdt>
              </w:p>
            </w:sdtContent>
          </w:sdt>
          <w:sdt>
            <w:sdtPr>
              <w:id w:val="2132351360"/>
              <w:tag w:val="goog_rdk_253"/>
            </w:sdtPr>
            <w:sdtContent>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605390743"/>
                    <w:tag w:val="goog_rdk_251"/>
                  </w:sdtPr>
                  <w:sdtContent>
                    <w:ins w:author="Victoria Casco" w:id="14" w:date="2026-05-22T13:23:14Z"/>
                    <w:sdt>
                      <w:sdtPr>
                        <w:id w:val="1679244151"/>
                        <w:tag w:val="goog_rdk_252"/>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Representación Gráfica: Define pautas de diseño (elipses para conceptos, líneas para relaciones) que faciliten la lectura rápida y la claridad visual.</w:t>
                          </w:r>
                        </w:ins>
                      </w:sdtContent>
                    </w:sdt>
                    <w:ins w:author="Victoria Casco" w:id="14" w:date="2026-05-22T13:23:14Z"/>
                  </w:sdtContent>
                </w:sdt>
              </w:p>
            </w:sdtContent>
          </w:sdt>
          <w:sdt>
            <w:sdtPr>
              <w:id w:val="-41937752"/>
              <w:tag w:val="goog_rdk_256"/>
            </w:sdtPr>
            <w:sdtContent>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637599624"/>
                    <w:tag w:val="goog_rdk_254"/>
                  </w:sdtPr>
                  <w:sdtContent>
                    <w:ins w:author="Victoria Casco" w:id="14" w:date="2026-05-22T13:23:14Z"/>
                    <w:sdt>
                      <w:sdtPr>
                        <w:id w:val="1074044731"/>
                        <w:tag w:val="goog_rdk_255"/>
                      </w:sdtPr>
                      <w:sdtContent>
                        <w:ins w:author="Victoria Casco" w:id="14" w:date="2026-05-22T13:23:14Z">
                          <w:r w:rsidDel="00000000" w:rsidR="00000000" w:rsidRPr="00000000">
                            <w:rPr>
                              <w:rtl w:val="0"/>
                            </w:rPr>
                          </w:r>
                        </w:ins>
                      </w:sdtContent>
                    </w:sdt>
                    <w:ins w:author="Victoria Casco" w:id="14" w:date="2026-05-22T13:23:14Z"/>
                  </w:sdtContent>
                </w:sdt>
              </w:p>
            </w:sdtContent>
          </w:sdt>
          <w:sdt>
            <w:sdtPr>
              <w:id w:val="208824492"/>
              <w:tag w:val="goog_rdk_259"/>
            </w:sdtPr>
            <w:sdtContent>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03654934"/>
                    <w:tag w:val="goog_rdk_257"/>
                  </w:sdtPr>
                  <w:sdtContent>
                    <w:ins w:author="Victoria Casco" w:id="14" w:date="2026-05-22T13:23:14Z"/>
                    <w:sdt>
                      <w:sdtPr>
                        <w:id w:val="-932859999"/>
                        <w:tag w:val="goog_rdk_258"/>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Entregable:</w:t>
                          </w:r>
                        </w:ins>
                      </w:sdtContent>
                    </w:sdt>
                    <w:ins w:author="Victoria Casco" w:id="14" w:date="2026-05-22T13:23:14Z"/>
                  </w:sdtContent>
                </w:sdt>
              </w:p>
            </w:sdtContent>
          </w:sdt>
          <w:sdt>
            <w:sdtPr>
              <w:id w:val="-112836245"/>
              <w:tag w:val="goog_rdk_262"/>
            </w:sdtPr>
            <w:sdtContent>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365886236"/>
                    <w:tag w:val="goog_rdk_260"/>
                  </w:sdtPr>
                  <w:sdtContent>
                    <w:ins w:author="Victoria Casco" w:id="14" w:date="2026-05-22T13:23:14Z"/>
                    <w:sdt>
                      <w:sdtPr>
                        <w:id w:val="2073480427"/>
                        <w:tag w:val="goog_rdk_261"/>
                      </w:sdtPr>
                      <w:sdtContent>
                        <w:ins w:author="Victoria Casco" w:id="14" w:date="2026-05-22T13:23:14Z">
                          <w:r w:rsidDel="00000000" w:rsidR="00000000" w:rsidRPr="00000000">
                            <w:rPr>
                              <w:rtl w:val="0"/>
                            </w:rPr>
                          </w:r>
                        </w:ins>
                      </w:sdtContent>
                    </w:sdt>
                    <w:ins w:author="Victoria Casco" w:id="14" w:date="2026-05-22T13:23:14Z"/>
                  </w:sdtContent>
                </w:sdt>
              </w:p>
            </w:sdtContent>
          </w:sdt>
          <w:sdt>
            <w:sdtPr>
              <w:id w:val="-1044934559"/>
              <w:tag w:val="goog_rdk_265"/>
            </w:sdtPr>
            <w:sdtContent>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114037813"/>
                    <w:tag w:val="goog_rdk_263"/>
                  </w:sdtPr>
                  <w:sdtContent>
                    <w:ins w:author="Victoria Casco" w:id="14" w:date="2026-05-22T13:23:14Z"/>
                    <w:sdt>
                      <w:sdtPr>
                        <w:id w:val="-806066825"/>
                        <w:tag w:val="goog_rdk_264"/>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Consigna Detallada: Explica al estudiante la diferencia entre un mapa conceptual y un simple cuadro sinóptico.</w:t>
                          </w:r>
                        </w:ins>
                      </w:sdtContent>
                    </w:sdt>
                    <w:ins w:author="Victoria Casco" w:id="14" w:date="2026-05-22T13:23:14Z"/>
                  </w:sdtContent>
                </w:sdt>
              </w:p>
            </w:sdtContent>
          </w:sdt>
          <w:sdt>
            <w:sdtPr>
              <w:id w:val="2128041862"/>
              <w:tag w:val="goog_rdk_268"/>
            </w:sdtPr>
            <w:sdtContent>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469864337"/>
                    <w:tag w:val="goog_rdk_266"/>
                  </w:sdtPr>
                  <w:sdtContent>
                    <w:ins w:author="Victoria Casco" w:id="14" w:date="2026-05-22T13:23:14Z"/>
                    <w:sdt>
                      <w:sdtPr>
                        <w:id w:val="688035868"/>
                        <w:tag w:val="goog_rdk_267"/>
                      </w:sdtPr>
                      <w:sdtContent>
                        <w:ins w:author="Victoria Casco" w:id="14" w:date="2026-05-22T13:23:14Z">
                          <w:r w:rsidDel="00000000" w:rsidR="00000000" w:rsidRPr="00000000">
                            <w:rPr>
                              <w:rtl w:val="0"/>
                            </w:rPr>
                          </w:r>
                        </w:ins>
                      </w:sdtContent>
                    </w:sdt>
                    <w:ins w:author="Victoria Casco" w:id="14" w:date="2026-05-22T13:23:14Z"/>
                  </w:sdtContent>
                </w:sdt>
              </w:p>
            </w:sdtContent>
          </w:sdt>
          <w:sdt>
            <w:sdtPr>
              <w:id w:val="296338565"/>
              <w:tag w:val="goog_rdk_271"/>
            </w:sdtPr>
            <w:sdtContent>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4" w:date="2026-05-22T13:23:14Z"/>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78849017"/>
                    <w:tag w:val="goog_rdk_269"/>
                  </w:sdtPr>
                  <w:sdtContent>
                    <w:ins w:author="Victoria Casco" w:id="14" w:date="2026-05-22T13:23:14Z"/>
                    <w:sdt>
                      <w:sdtPr>
                        <w:id w:val="200714459"/>
                        <w:tag w:val="goog_rdk_270"/>
                      </w:sdtPr>
                      <w:sdtContent>
                        <w:ins w:author="Victoria Casco" w:id="14" w:date="2026-05-22T13:23:14Z">
                          <w:r w:rsidDel="00000000" w:rsidR="00000000" w:rsidRPr="00000000">
                            <w:rPr>
                              <w:color w:val="2a2a28"/>
                              <w:rtl w:val="0"/>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Listado de Conceptos Semilla: Un set de 10 a 15 conceptos clave que el alumno debe incluir obligatoriamente (dejando espacio para que él agregue otros).</w:t>
                          </w:r>
                        </w:ins>
                      </w:sdtContent>
                    </w:sdt>
                    <w:ins w:author="Victoria Casco" w:id="14" w:date="2026-05-22T13:23:14Z"/>
                  </w:sdtContent>
                </w:sdt>
              </w:p>
            </w:sdtContent>
          </w:sdt>
          <w:sdt>
            <w:sdtPr>
              <w:id w:val="1342980335"/>
              <w:tag w:val="goog_rdk_273"/>
            </w:sdtPr>
            <w:sdtContent>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Change w:author="Victoria Casco" w:id="15" w:date="2026-05-22T13:23:14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42007012"/>
                    <w:tag w:val="goog_rdk_272"/>
                  </w:sdtPr>
                  <w:sdtContent>
                    <w:r w:rsidDel="00000000" w:rsidR="00000000" w:rsidRPr="00000000">
                      <w:rPr>
                        <w:rtl w:val="0"/>
                      </w:rPr>
                    </w:r>
                  </w:sdtContent>
                </w:sdt>
              </w:p>
            </w:sdtContent>
          </w:sdt>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sdt>
              <w:sdtPr>
                <w:id w:val="-360900156"/>
                <w:tag w:val="goog_rdk_275"/>
              </w:sdtPr>
              <w:sdtContent>
                <w:ins w:author="Victoria Casco" w:id="16" w:date="2026-05-22T13:23:37Z"/>
                <w:sdt>
                  <w:sdtPr>
                    <w:id w:val="1455541569"/>
                    <w:tag w:val="goog_rdk_276"/>
                  </w:sdtPr>
                  <w:sdtContent>
                    <w:ins w:author="Victoria Casco" w:id="16" w:date="2026-05-22T13:23:37Z">
                      <w:r w:rsidDel="00000000" w:rsidR="00000000" w:rsidRPr="00000000">
                        <w:rPr>
                          <w:color w:val="2a2a28"/>
                          <w:rtl w:val="0"/>
                          <w:rPrChange w:author="Victoria Casco" w:id="17" w:date="2026-05-22T13:23:37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recurso tarea</w:t>
                      </w:r>
                    </w:ins>
                  </w:sdtContent>
                </w:sdt>
                <w:ins w:author="Victoria Casco" w:id="16" w:date="2026-05-22T13:23:37Z"/>
              </w:sdtContent>
            </w:sdt>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24">
            <w:pPr>
              <w:rPr/>
            </w:pPr>
            <w:r w:rsidDel="00000000" w:rsidR="00000000" w:rsidRPr="00000000">
              <w:rPr>
                <w:rFonts w:ascii="Calibri" w:cs="Calibri" w:eastAsia="Calibri" w:hAnsi="Calibri"/>
                <w:b w:val="1"/>
                <w:bCs w:val="1"/>
                <w:color w:val="1c2b4a"/>
                <w:sz w:val="20"/>
                <w:szCs w:val="20"/>
                <w:rtl w:val="0"/>
              </w:rPr>
              <w:t xml:space="preserve">Monografía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Delimitación temática</w:t>
            </w:r>
          </w:p>
          <w:p w:rsidR="00000000" w:rsidDel="00000000" w:rsidP="00000000" w:rsidRDefault="00000000" w:rsidRPr="00000000" w14:paraId="000001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Recorte del objeto de estudio</w:t>
            </w:r>
          </w:p>
          <w:p w:rsidR="00000000" w:rsidDel="00000000" w:rsidP="00000000" w:rsidRDefault="00000000" w:rsidRPr="00000000" w14:paraId="000001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Consigna o problema de investigación</w:t>
            </w:r>
          </w:p>
          <w:p w:rsidR="00000000" w:rsidDel="00000000" w:rsidP="00000000" w:rsidRDefault="00000000" w:rsidRPr="00000000" w14:paraId="000001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Condiciones de producción</w:t>
            </w:r>
          </w:p>
          <w:p w:rsidR="00000000" w:rsidDel="00000000" w:rsidP="00000000" w:rsidRDefault="00000000" w:rsidRPr="00000000" w14:paraId="000001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Extensión, formato de citación requerido, tipo de fuentes aceptadas (solo bibliografía de la cátedra, fuentes externas, primarias, secundarias), si incluye índice, resumen o introducción formal, y plazos de entrega</w:t>
            </w:r>
          </w:p>
          <w:p w:rsidR="00000000" w:rsidDel="00000000" w:rsidP="00000000" w:rsidRDefault="00000000" w:rsidRPr="00000000" w14:paraId="000001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Estructura formal esperada</w:t>
            </w:r>
          </w:p>
          <w:p w:rsidR="00000000" w:rsidDel="00000000" w:rsidP="00000000" w:rsidRDefault="00000000" w:rsidRPr="00000000" w14:paraId="000001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Introducción (presentación del problema, justificación del recorte, anticipación del desarrollo), desarrollo (organización temática o argumentativa del contenido), conclusiones (síntesis, apertura o nuevos interrogantes), referencias bibliográfica</w:t>
            </w:r>
          </w:p>
          <w:p w:rsidR="00000000" w:rsidDel="00000000" w:rsidP="00000000" w:rsidRDefault="00000000" w:rsidRPr="00000000" w14:paraId="000001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Fuentes y aparato crítico</w:t>
            </w:r>
          </w:p>
          <w:p w:rsidR="00000000" w:rsidDel="00000000" w:rsidP="00000000" w:rsidRDefault="00000000" w:rsidRPr="00000000" w14:paraId="000001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Criterios de contenido disciplinar</w:t>
            </w:r>
          </w:p>
          <w:p w:rsidR="00000000" w:rsidDel="00000000" w:rsidP="00000000" w:rsidRDefault="00000000" w:rsidRPr="00000000" w14:paraId="000001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Precisión conceptual, pertinencia y actualidad de las fuentes, capacidad de articular distintas perspectivas teóricas, profundidad del tratamiento del tema dentro del campo.</w:t>
            </w:r>
          </w:p>
          <w:p w:rsidR="00000000" w:rsidDel="00000000" w:rsidP="00000000" w:rsidRDefault="00000000" w:rsidRPr="00000000" w14:paraId="000001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pPr>
            <w:r w:rsidDel="00000000" w:rsidR="00000000" w:rsidRPr="00000000">
              <w:rPr>
                <w:color w:val="2a2a28"/>
                <w:rtl w:val="0"/>
              </w:rPr>
              <w:t xml:space="preserve">Criterios de textualidad académica: Coherencia, cohesión, registro formal, progresión temática, uso correcto del lenguaje disciplinar </w:t>
            </w:r>
          </w:p>
          <w:p w:rsidR="00000000" w:rsidDel="00000000" w:rsidP="00000000" w:rsidRDefault="00000000" w:rsidRPr="00000000" w14:paraId="00000130">
            <w:pPr>
              <w:rPr>
                <w:color w:val="2a2a28"/>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32">
            <w:pPr>
              <w:ind w:left="360" w:hanging="240"/>
              <w:rPr>
                <w:color w:val="2a2a28"/>
              </w:rPr>
            </w:pPr>
            <w:r w:rsidDel="00000000" w:rsidR="00000000" w:rsidRPr="00000000">
              <w:rPr>
                <w:color w:val="2a2a28"/>
                <w:rtl w:val="0"/>
              </w:rPr>
              <w:t xml:space="preserve">Con la información que ya tenés sobre la materia — objetivos de aprendizaje, tipo de contenido, función de la evaluación y bibliografía — construí una consigna de monografía como instrumento de evaluación con los siguientes componentes:</w:t>
            </w:r>
          </w:p>
          <w:p w:rsidR="00000000" w:rsidDel="00000000" w:rsidP="00000000" w:rsidRDefault="00000000" w:rsidRPr="00000000" w14:paraId="00000133">
            <w:pPr>
              <w:ind w:left="360" w:hanging="240"/>
              <w:rPr>
                <w:color w:val="2a2a28"/>
              </w:rPr>
            </w:pPr>
            <w:r w:rsidDel="00000000" w:rsidR="00000000" w:rsidRPr="00000000">
              <w:rPr>
                <w:rtl w:val="0"/>
              </w:rPr>
            </w:r>
          </w:p>
          <w:p w:rsidR="00000000" w:rsidDel="00000000" w:rsidP="00000000" w:rsidRDefault="00000000" w:rsidRPr="00000000" w14:paraId="00000134">
            <w:pPr>
              <w:ind w:left="360" w:hanging="240"/>
              <w:rPr>
                <w:color w:val="2a2a28"/>
              </w:rPr>
            </w:pPr>
            <w:r w:rsidDel="00000000" w:rsidR="00000000" w:rsidRPr="00000000">
              <w:rPr>
                <w:color w:val="2a2a28"/>
                <w:rtl w:val="0"/>
              </w:rPr>
              <w:t xml:space="preserve">Delimitación temática — orientá al estudiante hacia un problema o pregunta dentro del tema, no hacia "un tema" en general, de forma que la capacidad de delimitar con precisión sea parte de lo que se evalúa</w:t>
            </w:r>
          </w:p>
          <w:p w:rsidR="00000000" w:rsidDel="00000000" w:rsidP="00000000" w:rsidRDefault="00000000" w:rsidRPr="00000000" w14:paraId="00000135">
            <w:pPr>
              <w:ind w:left="360" w:hanging="240"/>
              <w:rPr>
                <w:color w:val="2a2a28"/>
              </w:rPr>
            </w:pPr>
            <w:r w:rsidDel="00000000" w:rsidR="00000000" w:rsidRPr="00000000">
              <w:rPr>
                <w:color w:val="2a2a28"/>
                <w:rtl w:val="0"/>
              </w:rPr>
              <w:t xml:space="preserve">Consigna o problema de investigación — formulá la pregunta o problema que organiza el desarrollo, orientada a comprender o explicar un fenómeno del campo disciplinar, no a acumular información sobre él</w:t>
            </w:r>
          </w:p>
          <w:p w:rsidR="00000000" w:rsidDel="00000000" w:rsidP="00000000" w:rsidRDefault="00000000" w:rsidRPr="00000000" w14:paraId="00000136">
            <w:pPr>
              <w:ind w:left="360" w:hanging="240"/>
              <w:rPr>
                <w:color w:val="2a2a28"/>
              </w:rPr>
            </w:pPr>
            <w:r w:rsidDel="00000000" w:rsidR="00000000" w:rsidRPr="00000000">
              <w:rPr>
                <w:color w:val="2a2a28"/>
                <w:rtl w:val="0"/>
              </w:rPr>
              <w:t xml:space="preserve">Condiciones de producción — especificá extensión, formato de citación requerido, tipo de fuentes aceptadas (solo bibliografía de la cátedra, fuentes externas, primarias, secundarias), si incluye índice, resumen o introducción formal, y plazos de entrega</w:t>
            </w:r>
          </w:p>
          <w:p w:rsidR="00000000" w:rsidDel="00000000" w:rsidP="00000000" w:rsidRDefault="00000000" w:rsidRPr="00000000" w14:paraId="00000137">
            <w:pPr>
              <w:ind w:left="360" w:hanging="240"/>
              <w:rPr>
                <w:color w:val="2a2a28"/>
              </w:rPr>
            </w:pPr>
            <w:r w:rsidDel="00000000" w:rsidR="00000000" w:rsidRPr="00000000">
              <w:rPr>
                <w:color w:val="2a2a28"/>
                <w:rtl w:val="0"/>
              </w:rPr>
              <w:t xml:space="preserve">Estructura formal esperada — indicá qué se espera en cada sección: introducción (presentación del problema, justificación del recorte, anticipación del desarrollo), desarrollo (organización temática o argumentativa), conclusiones (síntesis o nuevos interrogantes) y referencias bibliográficas</w:t>
            </w:r>
          </w:p>
          <w:p w:rsidR="00000000" w:rsidDel="00000000" w:rsidP="00000000" w:rsidRDefault="00000000" w:rsidRPr="00000000" w14:paraId="00000138">
            <w:pPr>
              <w:ind w:left="360" w:hanging="240"/>
              <w:rPr>
                <w:color w:val="2a2a28"/>
              </w:rPr>
            </w:pPr>
            <w:r w:rsidDel="00000000" w:rsidR="00000000" w:rsidRPr="00000000">
              <w:rPr>
                <w:color w:val="2a2a28"/>
                <w:rtl w:val="0"/>
              </w:rPr>
              <w:t xml:space="preserve">Criterios de manejo de fuentes y aparato crítico — especificá qué se espera en términos de selección, citación, paráfrasis e integración de fuentes especializadas, incluyendo el uso correcto de citas, notas y referencias</w:t>
            </w:r>
          </w:p>
          <w:p w:rsidR="00000000" w:rsidDel="00000000" w:rsidP="00000000" w:rsidRDefault="00000000" w:rsidRPr="00000000" w14:paraId="00000139">
            <w:pPr>
              <w:ind w:left="360" w:hanging="240"/>
              <w:rPr>
                <w:color w:val="2a2a28"/>
              </w:rPr>
            </w:pPr>
            <w:r w:rsidDel="00000000" w:rsidR="00000000" w:rsidRPr="00000000">
              <w:rPr>
                <w:color w:val="2a2a28"/>
                <w:rtl w:val="0"/>
              </w:rPr>
              <w:t xml:space="preserve">Criterios de contenido disciplinar — precisión conceptual, pertinencia y actualidad de las fuentes, capacidad de articular distintas perspectivas teóricas y profundidad del tratamiento dentro del campo</w:t>
            </w:r>
          </w:p>
          <w:p w:rsidR="00000000" w:rsidDel="00000000" w:rsidP="00000000" w:rsidRDefault="00000000" w:rsidRPr="00000000" w14:paraId="0000013A">
            <w:pPr>
              <w:ind w:left="360" w:hanging="240"/>
              <w:rPr>
                <w:color w:val="2a2a28"/>
              </w:rPr>
            </w:pPr>
            <w:r w:rsidDel="00000000" w:rsidR="00000000" w:rsidRPr="00000000">
              <w:rPr>
                <w:color w:val="2a2a28"/>
                <w:rtl w:val="0"/>
              </w:rPr>
              <w:t xml:space="preserve">Criterios de textualidad académica — coherencia, cohesión, registro formal, progresión temática y uso correcto del lenguaje disciplinar, desagregados de los criterios disciplinares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ok</w:t>
            </w: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3E">
            <w:pPr>
              <w:rPr/>
            </w:pPr>
            <w:r w:rsidDel="00000000" w:rsidR="00000000" w:rsidRPr="00000000">
              <w:rPr>
                <w:rFonts w:ascii="Calibri" w:cs="Calibri" w:eastAsia="Calibri" w:hAnsi="Calibri"/>
                <w:b w:val="1"/>
                <w:bCs w:val="1"/>
                <w:color w:val="1c2b4a"/>
                <w:sz w:val="20"/>
                <w:szCs w:val="20"/>
                <w:rtl w:val="0"/>
              </w:rPr>
              <w:t xml:space="preserve">Portafolio</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Selección de producciones del estudiante a lo largo del período</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Criterios de selección explícitos (autoevaluación de fortalezas y debilidades)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Proceso de mejora a partir de la retroalimentación docente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Instancias de preentrega con feedback formativo</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Mirada retrospectiva sobre el propio proceso de aprendizaje</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sdt>
            <w:sdtPr>
              <w:id w:val="2144135877"/>
              <w:tag w:val="goog_rdk_280"/>
            </w:sdtPr>
            <w:sdtContent>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654918373"/>
                    <w:tag w:val="goog_rdk_278"/>
                  </w:sdtPr>
                  <w:sdtContent>
                    <w:ins w:author="Victoria Casco" w:id="18" w:date="2026-05-22T13:45:28Z"/>
                    <w:sdt>
                      <w:sdtPr>
                        <w:id w:val="457402743"/>
                        <w:tag w:val="goog_rdk_279"/>
                      </w:sdtPr>
                      <w:sdtContent>
                        <w:ins w:author="Victoria Casco" w:id="18" w:date="2026-05-22T13:45:28Z">
                          <w:r w:rsidDel="00000000" w:rsidR="00000000" w:rsidRPr="00000000">
                            <w:rPr>
                              <w:color w:val="2a2a28"/>
                              <w:rtl w:val="0"/>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Actúa como un mentor pedagógico especializado en evaluación formativa. Diseña una Guía de Trabajo para la creación de un Portfolio de Aprendizaje en la asignatura [Nombre de la materia].</w:t>
                          </w:r>
                        </w:ins>
                      </w:sdtContent>
                    </w:sdt>
                    <w:ins w:author="Victoria Casco" w:id="18" w:date="2026-05-22T13:45:28Z"/>
                  </w:sdtContent>
                </w:sdt>
              </w:p>
            </w:sdtContent>
          </w:sdt>
          <w:sdt>
            <w:sdtPr>
              <w:id w:val="-1673788147"/>
              <w:tag w:val="goog_rdk_283"/>
            </w:sdtPr>
            <w:sdtContent>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23570497"/>
                    <w:tag w:val="goog_rdk_281"/>
                  </w:sdtPr>
                  <w:sdtContent>
                    <w:ins w:author="Victoria Casco" w:id="18" w:date="2026-05-22T13:45:28Z"/>
                    <w:sdt>
                      <w:sdtPr>
                        <w:id w:val="-461823900"/>
                        <w:tag w:val="goog_rdk_282"/>
                      </w:sdtPr>
                      <w:sdtContent>
                        <w:ins w:author="Victoria Casco" w:id="18" w:date="2026-05-22T13:45:28Z">
                          <w:r w:rsidDel="00000000" w:rsidR="00000000" w:rsidRPr="00000000">
                            <w:rPr>
                              <w:rtl w:val="0"/>
                            </w:rPr>
                          </w:r>
                        </w:ins>
                      </w:sdtContent>
                    </w:sdt>
                    <w:ins w:author="Victoria Casco" w:id="18" w:date="2026-05-22T13:45:28Z"/>
                  </w:sdtContent>
                </w:sdt>
              </w:p>
            </w:sdtContent>
          </w:sdt>
          <w:sdt>
            <w:sdtPr>
              <w:id w:val="1186065600"/>
              <w:tag w:val="goog_rdk_286"/>
            </w:sdtPr>
            <w:sdtContent>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401184943"/>
                    <w:tag w:val="goog_rdk_284"/>
                  </w:sdtPr>
                  <w:sdtContent>
                    <w:ins w:author="Victoria Casco" w:id="18" w:date="2026-05-22T13:45:28Z"/>
                    <w:sdt>
                      <w:sdtPr>
                        <w:id w:val="-1822269290"/>
                        <w:tag w:val="goog_rdk_285"/>
                      </w:sdtPr>
                      <w:sdtContent>
                        <w:ins w:author="Victoria Casco" w:id="18" w:date="2026-05-22T13:45:28Z">
                          <w:r w:rsidDel="00000000" w:rsidR="00000000" w:rsidRPr="00000000">
                            <w:rPr>
                              <w:color w:val="2a2a28"/>
                              <w:rtl w:val="0"/>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El instrumento debe estructurarse obligatoriamente bajo estos 5 pilares:</w:t>
                          </w:r>
                        </w:ins>
                      </w:sdtContent>
                    </w:sdt>
                    <w:ins w:author="Victoria Casco" w:id="18" w:date="2026-05-22T13:45:28Z"/>
                  </w:sdtContent>
                </w:sdt>
              </w:p>
            </w:sdtContent>
          </w:sdt>
          <w:sdt>
            <w:sdtPr>
              <w:id w:val="-1327325214"/>
              <w:tag w:val="goog_rdk_289"/>
            </w:sdtPr>
            <w:sdtContent>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072799292"/>
                    <w:tag w:val="goog_rdk_287"/>
                  </w:sdtPr>
                  <w:sdtContent>
                    <w:ins w:author="Victoria Casco" w:id="18" w:date="2026-05-22T13:45:28Z"/>
                    <w:sdt>
                      <w:sdtPr>
                        <w:id w:val="-676779105"/>
                        <w:tag w:val="goog_rdk_288"/>
                      </w:sdtPr>
                      <w:sdtContent>
                        <w:ins w:author="Victoria Casco" w:id="18" w:date="2026-05-22T13:45:28Z">
                          <w:r w:rsidDel="00000000" w:rsidR="00000000" w:rsidRPr="00000000">
                            <w:rPr>
                              <w:rtl w:val="0"/>
                            </w:rPr>
                          </w:r>
                        </w:ins>
                      </w:sdtContent>
                    </w:sdt>
                    <w:ins w:author="Victoria Casco" w:id="18" w:date="2026-05-22T13:45:28Z"/>
                  </w:sdtContent>
                </w:sdt>
              </w:p>
            </w:sdtContent>
          </w:sdt>
          <w:sdt>
            <w:sdtPr>
              <w:id w:val="-386916079"/>
              <w:tag w:val="goog_rdk_292"/>
            </w:sdtPr>
            <w:sdtContent>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800054434"/>
                    <w:tag w:val="goog_rdk_290"/>
                  </w:sdtPr>
                  <w:sdtContent>
                    <w:ins w:author="Victoria Casco" w:id="18" w:date="2026-05-22T13:45:28Z"/>
                    <w:sdt>
                      <w:sdtPr>
                        <w:id w:val="-1381606237"/>
                        <w:tag w:val="goog_rdk_291"/>
                      </w:sdtPr>
                      <w:sdtContent>
                        <w:ins w:author="Victoria Casco" w:id="18" w:date="2026-05-22T13:45:28Z">
                          <w:r w:rsidDel="00000000" w:rsidR="00000000" w:rsidRPr="00000000">
                            <w:rPr>
                              <w:color w:val="2a2a28"/>
                              <w:rtl w:val="0"/>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Curaduría de Producciones: Define las pautas para que el estudiante seleccione sus trabajos más representativos realizados durante [semestre/cuatrimestre], justificando por qué cada pieza es una evidencia de aprendizaje.</w:t>
                          </w:r>
                        </w:ins>
                      </w:sdtContent>
                    </w:sdt>
                    <w:ins w:author="Victoria Casco" w:id="18" w:date="2026-05-22T13:45:28Z"/>
                  </w:sdtContent>
                </w:sdt>
              </w:p>
            </w:sdtContent>
          </w:sdt>
          <w:sdt>
            <w:sdtPr>
              <w:id w:val="-924161034"/>
              <w:tag w:val="goog_rdk_295"/>
            </w:sdtPr>
            <w:sdtContent>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9627571"/>
                    <w:tag w:val="goog_rdk_293"/>
                  </w:sdtPr>
                  <w:sdtContent>
                    <w:ins w:author="Victoria Casco" w:id="18" w:date="2026-05-22T13:45:28Z"/>
                    <w:sdt>
                      <w:sdtPr>
                        <w:id w:val="-1713409259"/>
                        <w:tag w:val="goog_rdk_294"/>
                      </w:sdtPr>
                      <w:sdtContent>
                        <w:ins w:author="Victoria Casco" w:id="18" w:date="2026-05-22T13:45:28Z">
                          <w:r w:rsidDel="00000000" w:rsidR="00000000" w:rsidRPr="00000000">
                            <w:rPr>
                              <w:rtl w:val="0"/>
                            </w:rPr>
                          </w:r>
                        </w:ins>
                      </w:sdtContent>
                    </w:sdt>
                    <w:ins w:author="Victoria Casco" w:id="18" w:date="2026-05-22T13:45:28Z"/>
                  </w:sdtContent>
                </w:sdt>
              </w:p>
            </w:sdtContent>
          </w:sdt>
          <w:sdt>
            <w:sdtPr>
              <w:id w:val="-630508280"/>
              <w:tag w:val="goog_rdk_298"/>
            </w:sdtPr>
            <w:sdtContent>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97974236"/>
                    <w:tag w:val="goog_rdk_296"/>
                  </w:sdtPr>
                  <w:sdtContent>
                    <w:ins w:author="Victoria Casco" w:id="18" w:date="2026-05-22T13:45:28Z"/>
                    <w:sdt>
                      <w:sdtPr>
                        <w:id w:val="964898357"/>
                        <w:tag w:val="goog_rdk_297"/>
                      </w:sdtPr>
                      <w:sdtContent>
                        <w:ins w:author="Victoria Casco" w:id="18" w:date="2026-05-22T13:45:28Z">
                          <w:r w:rsidDel="00000000" w:rsidR="00000000" w:rsidRPr="00000000">
                            <w:rPr>
                              <w:color w:val="2a2a28"/>
                              <w:rtl w:val="0"/>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Criterios de Autoevaluación: Instruye al estudiante sobre cómo realizar un análisis crítico de cada producción, identificando explícitamente sus fortalezas (qué logró dominar) y sus debilidades (qué aspectos técnicos o teóricos aún le generan dificultad).</w:t>
                          </w:r>
                        </w:ins>
                      </w:sdtContent>
                    </w:sdt>
                    <w:ins w:author="Victoria Casco" w:id="18" w:date="2026-05-22T13:45:28Z"/>
                  </w:sdtContent>
                </w:sdt>
              </w:p>
            </w:sdtContent>
          </w:sdt>
          <w:sdt>
            <w:sdtPr>
              <w:id w:val="133660315"/>
              <w:tag w:val="goog_rdk_301"/>
            </w:sdtPr>
            <w:sdtContent>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61101113"/>
                    <w:tag w:val="goog_rdk_299"/>
                  </w:sdtPr>
                  <w:sdtContent>
                    <w:ins w:author="Victoria Casco" w:id="18" w:date="2026-05-22T13:45:28Z"/>
                    <w:sdt>
                      <w:sdtPr>
                        <w:id w:val="451868066"/>
                        <w:tag w:val="goog_rdk_300"/>
                      </w:sdtPr>
                      <w:sdtContent>
                        <w:ins w:author="Victoria Casco" w:id="18" w:date="2026-05-22T13:45:28Z">
                          <w:r w:rsidDel="00000000" w:rsidR="00000000" w:rsidRPr="00000000">
                            <w:rPr>
                              <w:rtl w:val="0"/>
                            </w:rPr>
                          </w:r>
                        </w:ins>
                      </w:sdtContent>
                    </w:sdt>
                    <w:ins w:author="Victoria Casco" w:id="18" w:date="2026-05-22T13:45:28Z"/>
                  </w:sdtContent>
                </w:sdt>
              </w:p>
            </w:sdtContent>
          </w:sdt>
          <w:sdt>
            <w:sdtPr>
              <w:id w:val="-1055852136"/>
              <w:tag w:val="goog_rdk_304"/>
            </w:sdtPr>
            <w:sdtContent>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833975297"/>
                    <w:tag w:val="goog_rdk_302"/>
                  </w:sdtPr>
                  <w:sdtContent>
                    <w:ins w:author="Victoria Casco" w:id="18" w:date="2026-05-22T13:45:28Z"/>
                    <w:sdt>
                      <w:sdtPr>
                        <w:id w:val="1753683339"/>
                        <w:tag w:val="goog_rdk_303"/>
                      </w:sdtPr>
                      <w:sdtContent>
                        <w:ins w:author="Victoria Casco" w:id="18" w:date="2026-05-22T13:45:28Z">
                          <w:r w:rsidDel="00000000" w:rsidR="00000000" w:rsidRPr="00000000">
                            <w:rPr>
                              <w:color w:val="2a2a28"/>
                              <w:rtl w:val="0"/>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Ciclo de Mejora (Feedback-Iteración): Establece un apartado donde el estudiante deba mostrar una versión original de un trabajo y su versión mejorada, explicando qué cambios realizó a partir de las devoluciones del docente.</w:t>
                          </w:r>
                        </w:ins>
                      </w:sdtContent>
                    </w:sdt>
                    <w:ins w:author="Victoria Casco" w:id="18" w:date="2026-05-22T13:45:28Z"/>
                  </w:sdtContent>
                </w:sdt>
              </w:p>
            </w:sdtContent>
          </w:sdt>
          <w:sdt>
            <w:sdtPr>
              <w:id w:val="690042981"/>
              <w:tag w:val="goog_rdk_307"/>
            </w:sdtPr>
            <w:sdtContent>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98841485"/>
                    <w:tag w:val="goog_rdk_305"/>
                  </w:sdtPr>
                  <w:sdtContent>
                    <w:ins w:author="Victoria Casco" w:id="18" w:date="2026-05-22T13:45:28Z"/>
                    <w:sdt>
                      <w:sdtPr>
                        <w:id w:val="795592920"/>
                        <w:tag w:val="goog_rdk_306"/>
                      </w:sdtPr>
                      <w:sdtContent>
                        <w:ins w:author="Victoria Casco" w:id="18" w:date="2026-05-22T13:45:28Z">
                          <w:r w:rsidDel="00000000" w:rsidR="00000000" w:rsidRPr="00000000">
                            <w:rPr>
                              <w:rtl w:val="0"/>
                            </w:rPr>
                          </w:r>
                        </w:ins>
                      </w:sdtContent>
                    </w:sdt>
                    <w:ins w:author="Victoria Casco" w:id="18" w:date="2026-05-22T13:45:28Z"/>
                  </w:sdtContent>
                </w:sdt>
              </w:p>
            </w:sdtContent>
          </w:sdt>
          <w:sdt>
            <w:sdtPr>
              <w:id w:val="78164504"/>
              <w:tag w:val="goog_rdk_310"/>
            </w:sdtPr>
            <w:sdtContent>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947453050"/>
                    <w:tag w:val="goog_rdk_308"/>
                  </w:sdtPr>
                  <w:sdtContent>
                    <w:ins w:author="Victoria Casco" w:id="18" w:date="2026-05-22T13:45:28Z"/>
                    <w:sdt>
                      <w:sdtPr>
                        <w:id w:val="-220917105"/>
                        <w:tag w:val="goog_rdk_309"/>
                      </w:sdtPr>
                      <w:sdtContent>
                        <w:ins w:author="Victoria Casco" w:id="18" w:date="2026-05-22T13:45:28Z">
                          <w:r w:rsidDel="00000000" w:rsidR="00000000" w:rsidRPr="00000000">
                            <w:rPr>
                              <w:color w:val="2a2a28"/>
                              <w:rtl w:val="0"/>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Hitos de Preentrega: Diseña un cronograma de "entregas parciales" enfocadas exclusivamente en el feedback formativo, donde el objetivo no es la nota, sino el diálogo técnico para ajustar el rumbo del proyecto.</w:t>
                          </w:r>
                        </w:ins>
                      </w:sdtContent>
                    </w:sdt>
                    <w:ins w:author="Victoria Casco" w:id="18" w:date="2026-05-22T13:45:28Z"/>
                  </w:sdtContent>
                </w:sdt>
              </w:p>
            </w:sdtContent>
          </w:sdt>
          <w:sdt>
            <w:sdtPr>
              <w:id w:val="1532728426"/>
              <w:tag w:val="goog_rdk_313"/>
            </w:sdtPr>
            <w:sdtContent>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18" w:date="2026-05-22T13:45:28Z"/>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41207693"/>
                    <w:tag w:val="goog_rdk_311"/>
                  </w:sdtPr>
                  <w:sdtContent>
                    <w:ins w:author="Victoria Casco" w:id="18" w:date="2026-05-22T13:45:28Z"/>
                    <w:sdt>
                      <w:sdtPr>
                        <w:id w:val="-870356447"/>
                        <w:tag w:val="goog_rdk_312"/>
                      </w:sdtPr>
                      <w:sdtContent>
                        <w:ins w:author="Victoria Casco" w:id="18" w:date="2026-05-22T13:45:28Z">
                          <w:r w:rsidDel="00000000" w:rsidR="00000000" w:rsidRPr="00000000">
                            <w:rPr>
                              <w:rtl w:val="0"/>
                            </w:rPr>
                          </w:r>
                        </w:ins>
                      </w:sdtContent>
                    </w:sdt>
                    <w:ins w:author="Victoria Casco" w:id="18" w:date="2026-05-22T13:45:28Z"/>
                  </w:sdtContent>
                </w:sdt>
              </w:p>
            </w:sdtContent>
          </w:sdt>
          <w:sdt>
            <w:sdtPr>
              <w:id w:val="823551441"/>
              <w:tag w:val="goog_rdk_317"/>
            </w:sdtPr>
            <w:sdtContent>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229167784"/>
                    <w:tag w:val="goog_rdk_314"/>
                  </w:sdtPr>
                  <w:sdtContent>
                    <w:ins w:author="Victoria Casco" w:id="18" w:date="2026-05-22T13:45:28Z"/>
                    <w:sdt>
                      <w:sdtPr>
                        <w:id w:val="-1898761170"/>
                        <w:tag w:val="goog_rdk_315"/>
                      </w:sdtPr>
                      <w:sdtContent>
                        <w:ins w:author="Victoria Casco" w:id="18" w:date="2026-05-22T13:45:28Z">
                          <w:r w:rsidDel="00000000" w:rsidR="00000000" w:rsidRPr="00000000">
                            <w:rPr>
                              <w:color w:val="2a2a28"/>
                              <w:rtl w:val="0"/>
                              <w:rPrChange w:author="Victoria Casco" w:id="19" w:date="2026-05-22T13:45:28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Relato Retrospectivo Final: Solicita una narrativa de cierre donde el estudiante mire hacia atrás y reflexione sobre su evolución global: ¿Cómo pensaba al principio de la materia y cómo resuelve problemas profesionales ahora?</w:t>
                          </w:r>
                        </w:ins>
                      </w:sdtContent>
                    </w:sdt>
                    <w:ins w:author="Victoria Casco" w:id="18" w:date="2026-05-22T13:45:28Z"/>
                  </w:sdtContent>
                </w:sdt>
                <w:sdt>
                  <w:sdtPr>
                    <w:id w:val="-1949311874"/>
                    <w:tag w:val="goog_rdk_316"/>
                  </w:sdtPr>
                  <w:sdtContent>
                    <w:r w:rsidDel="00000000" w:rsidR="00000000" w:rsidRPr="00000000">
                      <w:rPr>
                        <w:rtl w:val="0"/>
                      </w:rPr>
                    </w:r>
                  </w:sdtContent>
                </w:sdt>
              </w:p>
            </w:sdtContent>
          </w:sdt>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sdt>
              <w:sdtPr>
                <w:id w:val="1194397158"/>
                <w:tag w:val="goog_rdk_319"/>
              </w:sdtPr>
              <w:sdtContent>
                <w:ins w:author="Victoria Casco" w:id="20" w:date="2026-05-22T13:53:01Z"/>
                <w:sdt>
                  <w:sdtPr>
                    <w:id w:val="-695104999"/>
                    <w:tag w:val="goog_rdk_320"/>
                  </w:sdtPr>
                  <w:sdtContent>
                    <w:ins w:author="Victoria Casco" w:id="20" w:date="2026-05-22T13:53:01Z">
                      <w:r w:rsidDel="00000000" w:rsidR="00000000" w:rsidRPr="00000000">
                        <w:rPr>
                          <w:color w:val="2a2a28"/>
                          <w:rtl w:val="0"/>
                          <w:rPrChange w:author="Victoria Casco" w:id="21" w:date="2026-05-22T13:53:01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recurso tarea</w:t>
                      </w:r>
                    </w:ins>
                  </w:sdtContent>
                </w:sdt>
                <w:ins w:author="Victoria Casco" w:id="20" w:date="2026-05-22T13:53:01Z"/>
              </w:sdtContent>
            </w:sdt>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53">
            <w:pPr>
              <w:rPr/>
            </w:pPr>
            <w:r w:rsidDel="00000000" w:rsidR="00000000" w:rsidRPr="00000000">
              <w:rPr>
                <w:rFonts w:ascii="Calibri" w:cs="Calibri" w:eastAsia="Calibri" w:hAnsi="Calibri"/>
                <w:b w:val="1"/>
                <w:bCs w:val="1"/>
                <w:color w:val="1c2b4a"/>
                <w:sz w:val="20"/>
                <w:szCs w:val="20"/>
                <w:rtl w:val="0"/>
              </w:rPr>
              <w:t xml:space="preserve">Prácticas / Pruebas clínicas</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Situación clínica real o simulada en contexto profesional</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Reproducción práctica de una actuación clínica concreta</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Aplicación integrada de conocimientos teóricos y procedimientos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Observación directa del desempeño por parte del evaluador</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Criterios de evaluación: corrección técnica, seguridad, pertinencia clínica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sdt>
            <w:sdtPr>
              <w:id w:val="-1340985447"/>
              <w:tag w:val="goog_rdk_324"/>
            </w:sdtPr>
            <w:sdtContent>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782407743"/>
                    <w:tag w:val="goog_rdk_322"/>
                  </w:sdtPr>
                  <w:sdtContent>
                    <w:ins w:author="Victoria Casco" w:id="22" w:date="2026-05-22T13:52:55Z"/>
                    <w:sdt>
                      <w:sdtPr>
                        <w:id w:val="-250812451"/>
                        <w:tag w:val="goog_rdk_323"/>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Actúa como un experto en educación médica y evaluación por competencias clínicas. Necesito que diseñes un Instrumento de Evaluación para una Práctica o Prueba Clínica destinada a la carrera de [Nombre de la tecnicatura/materia].</w:t>
                          </w:r>
                        </w:ins>
                      </w:sdtContent>
                    </w:sdt>
                    <w:ins w:author="Victoria Casco" w:id="22" w:date="2026-05-22T13:52:55Z"/>
                  </w:sdtContent>
                </w:sdt>
              </w:p>
            </w:sdtContent>
          </w:sdt>
          <w:sdt>
            <w:sdtPr>
              <w:id w:val="2084899236"/>
              <w:tag w:val="goog_rdk_327"/>
            </w:sdtPr>
            <w:sdtContent>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685501444"/>
                    <w:tag w:val="goog_rdk_325"/>
                  </w:sdtPr>
                  <w:sdtContent>
                    <w:ins w:author="Victoria Casco" w:id="22" w:date="2026-05-22T13:52:55Z"/>
                    <w:sdt>
                      <w:sdtPr>
                        <w:id w:val="1946284036"/>
                        <w:tag w:val="goog_rdk_326"/>
                      </w:sdtPr>
                      <w:sdtContent>
                        <w:ins w:author="Victoria Casco" w:id="22" w:date="2026-05-22T13:52:55Z">
                          <w:r w:rsidDel="00000000" w:rsidR="00000000" w:rsidRPr="00000000">
                            <w:rPr>
                              <w:rtl w:val="0"/>
                            </w:rPr>
                          </w:r>
                        </w:ins>
                      </w:sdtContent>
                    </w:sdt>
                    <w:ins w:author="Victoria Casco" w:id="22" w:date="2026-05-22T13:52:55Z"/>
                  </w:sdtContent>
                </w:sdt>
              </w:p>
            </w:sdtContent>
          </w:sdt>
          <w:sdt>
            <w:sdtPr>
              <w:id w:val="-1621914488"/>
              <w:tag w:val="goog_rdk_330"/>
            </w:sdtPr>
            <w:sdtContent>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537087884"/>
                    <w:tag w:val="goog_rdk_328"/>
                  </w:sdtPr>
                  <w:sdtContent>
                    <w:ins w:author="Victoria Casco" w:id="22" w:date="2026-05-22T13:52:55Z"/>
                    <w:sdt>
                      <w:sdtPr>
                        <w:id w:val="-917943362"/>
                        <w:tag w:val="goog_rdk_329"/>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El instrumento debe estructurarse bajo los siguientes componentes:</w:t>
                          </w:r>
                        </w:ins>
                      </w:sdtContent>
                    </w:sdt>
                    <w:ins w:author="Victoria Casco" w:id="22" w:date="2026-05-22T13:52:55Z"/>
                  </w:sdtContent>
                </w:sdt>
              </w:p>
            </w:sdtContent>
          </w:sdt>
          <w:sdt>
            <w:sdtPr>
              <w:id w:val="1597436524"/>
              <w:tag w:val="goog_rdk_333"/>
            </w:sdtPr>
            <w:sdtContent>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983355712"/>
                    <w:tag w:val="goog_rdk_331"/>
                  </w:sdtPr>
                  <w:sdtContent>
                    <w:ins w:author="Victoria Casco" w:id="22" w:date="2026-05-22T13:52:55Z"/>
                    <w:sdt>
                      <w:sdtPr>
                        <w:id w:val="-1363303601"/>
                        <w:tag w:val="goog_rdk_332"/>
                      </w:sdtPr>
                      <w:sdtContent>
                        <w:ins w:author="Victoria Casco" w:id="22" w:date="2026-05-22T13:52:55Z">
                          <w:r w:rsidDel="00000000" w:rsidR="00000000" w:rsidRPr="00000000">
                            <w:rPr>
                              <w:rtl w:val="0"/>
                            </w:rPr>
                          </w:r>
                        </w:ins>
                      </w:sdtContent>
                    </w:sdt>
                    <w:ins w:author="Victoria Casco" w:id="22" w:date="2026-05-22T13:52:55Z"/>
                  </w:sdtContent>
                </w:sdt>
              </w:p>
            </w:sdtContent>
          </w:sdt>
          <w:sdt>
            <w:sdtPr>
              <w:id w:val="-936333868"/>
              <w:tag w:val="goog_rdk_336"/>
            </w:sdtPr>
            <w:sdtContent>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076634047"/>
                    <w:tag w:val="goog_rdk_334"/>
                  </w:sdtPr>
                  <w:sdtContent>
                    <w:ins w:author="Victoria Casco" w:id="22" w:date="2026-05-22T13:52:55Z"/>
                    <w:sdt>
                      <w:sdtPr>
                        <w:id w:val="1909816287"/>
                        <w:tag w:val="goog_rdk_335"/>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Escenario Clínico: Describe una situación profesional (real o simulada) que incluya los antecedentes del paciente/caso, el motivo de consulta y el entorno donde sucede la acción.</w:t>
                          </w:r>
                        </w:ins>
                      </w:sdtContent>
                    </w:sdt>
                    <w:ins w:author="Victoria Casco" w:id="22" w:date="2026-05-22T13:52:55Z"/>
                  </w:sdtContent>
                </w:sdt>
              </w:p>
            </w:sdtContent>
          </w:sdt>
          <w:sdt>
            <w:sdtPr>
              <w:id w:val="-1136804843"/>
              <w:tag w:val="goog_rdk_339"/>
            </w:sdtPr>
            <w:sdtContent>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786684771"/>
                    <w:tag w:val="goog_rdk_337"/>
                  </w:sdtPr>
                  <w:sdtContent>
                    <w:ins w:author="Victoria Casco" w:id="22" w:date="2026-05-22T13:52:55Z"/>
                    <w:sdt>
                      <w:sdtPr>
                        <w:id w:val="748577258"/>
                        <w:tag w:val="goog_rdk_338"/>
                      </w:sdtPr>
                      <w:sdtContent>
                        <w:ins w:author="Victoria Casco" w:id="22" w:date="2026-05-22T13:52:55Z">
                          <w:r w:rsidDel="00000000" w:rsidR="00000000" w:rsidRPr="00000000">
                            <w:rPr>
                              <w:rtl w:val="0"/>
                            </w:rPr>
                          </w:r>
                        </w:ins>
                      </w:sdtContent>
                    </w:sdt>
                    <w:ins w:author="Victoria Casco" w:id="22" w:date="2026-05-22T13:52:55Z"/>
                  </w:sdtContent>
                </w:sdt>
              </w:p>
            </w:sdtContent>
          </w:sdt>
          <w:sdt>
            <w:sdtPr>
              <w:id w:val="-38680683"/>
              <w:tag w:val="goog_rdk_342"/>
            </w:sdtPr>
            <w:sdtContent>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948233029"/>
                    <w:tag w:val="goog_rdk_340"/>
                  </w:sdtPr>
                  <w:sdtContent>
                    <w:ins w:author="Victoria Casco" w:id="22" w:date="2026-05-22T13:52:55Z"/>
                    <w:sdt>
                      <w:sdtPr>
                        <w:id w:val="1174594575"/>
                        <w:tag w:val="goog_rdk_341"/>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Protocolo de Actuación: Define la maniobra o procedimiento técnico concreto que el estudiante debe reproducir (ej. una técnica de enfermería, una toma de muestras, una maniobra de rehabilitación).</w:t>
                          </w:r>
                        </w:ins>
                      </w:sdtContent>
                    </w:sdt>
                    <w:ins w:author="Victoria Casco" w:id="22" w:date="2026-05-22T13:52:55Z"/>
                  </w:sdtContent>
                </w:sdt>
              </w:p>
            </w:sdtContent>
          </w:sdt>
          <w:sdt>
            <w:sdtPr>
              <w:id w:val="1680087679"/>
              <w:tag w:val="goog_rdk_345"/>
            </w:sdtPr>
            <w:sdtContent>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821756296"/>
                    <w:tag w:val="goog_rdk_343"/>
                  </w:sdtPr>
                  <w:sdtContent>
                    <w:ins w:author="Victoria Casco" w:id="22" w:date="2026-05-22T13:52:55Z"/>
                    <w:sdt>
                      <w:sdtPr>
                        <w:id w:val="635788668"/>
                        <w:tag w:val="goog_rdk_344"/>
                      </w:sdtPr>
                      <w:sdtContent>
                        <w:ins w:author="Victoria Casco" w:id="22" w:date="2026-05-22T13:52:55Z">
                          <w:r w:rsidDel="00000000" w:rsidR="00000000" w:rsidRPr="00000000">
                            <w:rPr>
                              <w:rtl w:val="0"/>
                            </w:rPr>
                          </w:r>
                        </w:ins>
                      </w:sdtContent>
                    </w:sdt>
                    <w:ins w:author="Victoria Casco" w:id="22" w:date="2026-05-22T13:52:55Z"/>
                  </w:sdtContent>
                </w:sdt>
              </w:p>
            </w:sdtContent>
          </w:sdt>
          <w:sdt>
            <w:sdtPr>
              <w:id w:val="1712873774"/>
              <w:tag w:val="goog_rdk_348"/>
            </w:sdtPr>
            <w:sdtContent>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070892236"/>
                    <w:tag w:val="goog_rdk_346"/>
                  </w:sdtPr>
                  <w:sdtContent>
                    <w:ins w:author="Victoria Casco" w:id="22" w:date="2026-05-22T13:52:55Z"/>
                    <w:sdt>
                      <w:sdtPr>
                        <w:id w:val="-723939407"/>
                        <w:tag w:val="goog_rdk_347"/>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Integración Teórico-Práctica: Establece qué conocimientos teóricos previos debe demostrar el alumno mientras realiza la práctica (ej. fundamentar por qué elige un insumo y no otro).</w:t>
                          </w:r>
                        </w:ins>
                      </w:sdtContent>
                    </w:sdt>
                    <w:ins w:author="Victoria Casco" w:id="22" w:date="2026-05-22T13:52:55Z"/>
                  </w:sdtContent>
                </w:sdt>
              </w:p>
            </w:sdtContent>
          </w:sdt>
          <w:sdt>
            <w:sdtPr>
              <w:id w:val="1158495389"/>
              <w:tag w:val="goog_rdk_351"/>
            </w:sdtPr>
            <w:sdtContent>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579508406"/>
                    <w:tag w:val="goog_rdk_349"/>
                  </w:sdtPr>
                  <w:sdtContent>
                    <w:ins w:author="Victoria Casco" w:id="22" w:date="2026-05-22T13:52:55Z"/>
                    <w:sdt>
                      <w:sdtPr>
                        <w:id w:val="-1366880672"/>
                        <w:tag w:val="goog_rdk_350"/>
                      </w:sdtPr>
                      <w:sdtContent>
                        <w:ins w:author="Victoria Casco" w:id="22" w:date="2026-05-22T13:52:55Z">
                          <w:r w:rsidDel="00000000" w:rsidR="00000000" w:rsidRPr="00000000">
                            <w:rPr>
                              <w:rtl w:val="0"/>
                            </w:rPr>
                          </w:r>
                        </w:ins>
                      </w:sdtContent>
                    </w:sdt>
                    <w:ins w:author="Victoria Casco" w:id="22" w:date="2026-05-22T13:52:55Z"/>
                  </w:sdtContent>
                </w:sdt>
              </w:p>
            </w:sdtContent>
          </w:sdt>
          <w:sdt>
            <w:sdtPr>
              <w:id w:val="1960486162"/>
              <w:tag w:val="goog_rdk_354"/>
            </w:sdtPr>
            <w:sdtContent>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898327263"/>
                    <w:tag w:val="goog_rdk_352"/>
                  </w:sdtPr>
                  <w:sdtContent>
                    <w:ins w:author="Victoria Casco" w:id="22" w:date="2026-05-22T13:52:55Z"/>
                    <w:sdt>
                      <w:sdtPr>
                        <w:id w:val="1694398706"/>
                        <w:tag w:val="goog_rdk_353"/>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Guía de Observación Directa: Diseña una lista de verificación (Checklist) para el evaluador que permita registrar el desempeño en tiempo real, dividida en: </w:t>
                          </w:r>
                        </w:ins>
                      </w:sdtContent>
                    </w:sdt>
                    <w:ins w:author="Victoria Casco" w:id="22" w:date="2026-05-22T13:52:55Z"/>
                  </w:sdtContent>
                </w:sdt>
              </w:p>
            </w:sdtContent>
          </w:sdt>
          <w:sdt>
            <w:sdtPr>
              <w:id w:val="1250565361"/>
              <w:tag w:val="goog_rdk_357"/>
            </w:sdtPr>
            <w:sdtContent>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810663873"/>
                    <w:tag w:val="goog_rdk_355"/>
                  </w:sdtPr>
                  <w:sdtContent>
                    <w:ins w:author="Victoria Casco" w:id="22" w:date="2026-05-22T13:52:55Z"/>
                    <w:sdt>
                      <w:sdtPr>
                        <w:id w:val="1384875218"/>
                        <w:tag w:val="goog_rdk_356"/>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Corrección Técnica: ¿Sigue los pasos del protocolo correctamente?</w:t>
                          </w:r>
                        </w:ins>
                      </w:sdtContent>
                    </w:sdt>
                    <w:ins w:author="Victoria Casco" w:id="22" w:date="2026-05-22T13:52:55Z"/>
                  </w:sdtContent>
                </w:sdt>
              </w:p>
            </w:sdtContent>
          </w:sdt>
          <w:sdt>
            <w:sdtPr>
              <w:id w:val="-1710050923"/>
              <w:tag w:val="goog_rdk_360"/>
            </w:sdtPr>
            <w:sdtContent>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643597229"/>
                    <w:tag w:val="goog_rdk_358"/>
                  </w:sdtPr>
                  <w:sdtContent>
                    <w:ins w:author="Victoria Casco" w:id="22" w:date="2026-05-22T13:52:55Z"/>
                    <w:sdt>
                      <w:sdtPr>
                        <w:id w:val="2127419748"/>
                        <w:tag w:val="goog_rdk_359"/>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Seguridad y Bioseguridad: ¿Minimiza riesgos para el paciente y para sí mismo?</w:t>
                          </w:r>
                        </w:ins>
                      </w:sdtContent>
                    </w:sdt>
                    <w:ins w:author="Victoria Casco" w:id="22" w:date="2026-05-22T13:52:55Z"/>
                  </w:sdtContent>
                </w:sdt>
              </w:p>
            </w:sdtContent>
          </w:sdt>
          <w:sdt>
            <w:sdtPr>
              <w:id w:val="-1381838738"/>
              <w:tag w:val="goog_rdk_363"/>
            </w:sdtPr>
            <w:sdtContent>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76334611"/>
                    <w:tag w:val="goog_rdk_361"/>
                  </w:sdtPr>
                  <w:sdtContent>
                    <w:ins w:author="Victoria Casco" w:id="22" w:date="2026-05-22T13:52:55Z"/>
                    <w:sdt>
                      <w:sdtPr>
                        <w:id w:val="-886917044"/>
                        <w:tag w:val="goog_rdk_362"/>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Pertinencia Clínica: ¿La acción es adecuada para el diagnóstico o necesidad planteada?</w:t>
                          </w:r>
                        </w:ins>
                      </w:sdtContent>
                    </w:sdt>
                    <w:ins w:author="Victoria Casco" w:id="22" w:date="2026-05-22T13:52:55Z"/>
                  </w:sdtContent>
                </w:sdt>
              </w:p>
            </w:sdtContent>
          </w:sdt>
          <w:sdt>
            <w:sdtPr>
              <w:id w:val="-329128060"/>
              <w:tag w:val="goog_rdk_366"/>
            </w:sdtPr>
            <w:sdtContent>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952114860"/>
                    <w:tag w:val="goog_rdk_364"/>
                  </w:sdtPr>
                  <w:sdtContent>
                    <w:ins w:author="Victoria Casco" w:id="22" w:date="2026-05-22T13:52:55Z"/>
                    <w:sdt>
                      <w:sdtPr>
                        <w:id w:val="1906932199"/>
                        <w:tag w:val="goog_rdk_365"/>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Instancia de Devolución Inmediata (Feedback): Diseña un breve guion para que el evaluador realice una retroalimentación al finalizar la prueba, centrada en el error técnico o el acierto destacado.</w:t>
                          </w:r>
                        </w:ins>
                      </w:sdtContent>
                    </w:sdt>
                    <w:ins w:author="Victoria Casco" w:id="22" w:date="2026-05-22T13:52:55Z"/>
                  </w:sdtContent>
                </w:sdt>
              </w:p>
            </w:sdtContent>
          </w:sdt>
          <w:sdt>
            <w:sdtPr>
              <w:id w:val="-1714169783"/>
              <w:tag w:val="goog_rdk_369"/>
            </w:sdtPr>
            <w:sdtContent>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939315752"/>
                    <w:tag w:val="goog_rdk_367"/>
                  </w:sdtPr>
                  <w:sdtContent>
                    <w:ins w:author="Victoria Casco" w:id="22" w:date="2026-05-22T13:52:55Z"/>
                    <w:sdt>
                      <w:sdtPr>
                        <w:id w:val="1634522781"/>
                        <w:tag w:val="goog_rdk_368"/>
                      </w:sdtPr>
                      <w:sdtContent>
                        <w:ins w:author="Victoria Casco" w:id="22" w:date="2026-05-22T13:52:55Z">
                          <w:r w:rsidDel="00000000" w:rsidR="00000000" w:rsidRPr="00000000">
                            <w:rPr>
                              <w:rtl w:val="0"/>
                            </w:rPr>
                          </w:r>
                        </w:ins>
                      </w:sdtContent>
                    </w:sdt>
                    <w:ins w:author="Victoria Casco" w:id="22" w:date="2026-05-22T13:52:55Z"/>
                  </w:sdtContent>
                </w:sdt>
              </w:p>
            </w:sdtContent>
          </w:sdt>
          <w:sdt>
            <w:sdtPr>
              <w:id w:val="1380465505"/>
              <w:tag w:val="goog_rdk_372"/>
            </w:sdtPr>
            <w:sdtContent>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537355501"/>
                    <w:tag w:val="goog_rdk_370"/>
                  </w:sdtPr>
                  <w:sdtContent>
                    <w:ins w:author="Victoria Casco" w:id="22" w:date="2026-05-22T13:52:55Z"/>
                    <w:sdt>
                      <w:sdtPr>
                        <w:id w:val="159056501"/>
                        <w:tag w:val="goog_rdk_371"/>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Entregable:</w:t>
                          </w:r>
                        </w:ins>
                      </w:sdtContent>
                    </w:sdt>
                    <w:ins w:author="Victoria Casco" w:id="22" w:date="2026-05-22T13:52:55Z"/>
                  </w:sdtContent>
                </w:sdt>
              </w:p>
            </w:sdtContent>
          </w:sdt>
          <w:sdt>
            <w:sdtPr>
              <w:id w:val="1275031737"/>
              <w:tag w:val="goog_rdk_375"/>
            </w:sdtPr>
            <w:sdtContent>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319538363"/>
                    <w:tag w:val="goog_rdk_373"/>
                  </w:sdtPr>
                  <w:sdtContent>
                    <w:ins w:author="Victoria Casco" w:id="22" w:date="2026-05-22T13:52:55Z"/>
                    <w:sdt>
                      <w:sdtPr>
                        <w:id w:val="-738814451"/>
                        <w:tag w:val="goog_rdk_374"/>
                      </w:sdtPr>
                      <w:sdtContent>
                        <w:ins w:author="Victoria Casco" w:id="22" w:date="2026-05-22T13:52:55Z">
                          <w:r w:rsidDel="00000000" w:rsidR="00000000" w:rsidRPr="00000000">
                            <w:rPr>
                              <w:rtl w:val="0"/>
                            </w:rPr>
                          </w:r>
                        </w:ins>
                      </w:sdtContent>
                    </w:sdt>
                    <w:ins w:author="Victoria Casco" w:id="22" w:date="2026-05-22T13:52:55Z"/>
                  </w:sdtContent>
                </w:sdt>
              </w:p>
            </w:sdtContent>
          </w:sdt>
          <w:sdt>
            <w:sdtPr>
              <w:id w:val="-269515609"/>
              <w:tag w:val="goog_rdk_378"/>
            </w:sdtPr>
            <w:sdtContent>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ins w:author="Victoria Casco" w:id="22" w:date="2026-05-22T13:52:55Z"/>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1756690197"/>
                    <w:tag w:val="goog_rdk_376"/>
                  </w:sdtPr>
                  <w:sdtContent>
                    <w:ins w:author="Victoria Casco" w:id="22" w:date="2026-05-22T13:52:55Z"/>
                    <w:sdt>
                      <w:sdtPr>
                        <w:id w:val="-378910099"/>
                        <w:tag w:val="goog_rdk_377"/>
                      </w:sdtPr>
                      <w:sdtContent>
                        <w:ins w:author="Victoria Casco" w:id="22" w:date="2026-05-22T13:52:55Z">
                          <w:r w:rsidDel="00000000" w:rsidR="00000000" w:rsidRPr="00000000">
                            <w:rPr>
                              <w:color w:val="2a2a28"/>
                              <w:rtl w:val="0"/>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t xml:space="preserve">Ficha del Caso para el Estudiante (lo que sabe antes de empezar).</w:t>
                          </w:r>
                        </w:ins>
                      </w:sdtContent>
                    </w:sdt>
                    <w:ins w:author="Victoria Casco" w:id="22" w:date="2026-05-22T13:52:55Z"/>
                  </w:sdtContent>
                </w:sdt>
              </w:p>
            </w:sdtContent>
          </w:sdt>
          <w:sdt>
            <w:sdtPr>
              <w:id w:val="-739671261"/>
              <w:tag w:val="goog_rdk_380"/>
            </w:sdtPr>
            <w:sdtContent>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Change w:author="Victoria Casco" w:id="23" w:date="2026-05-22T13:52:55Z">
                      <w:rPr>
                        <w:rFonts w:ascii="Calibri" w:cs="Calibri" w:eastAsia="Calibri" w:hAnsi="Calibri"/>
                        <w:b w:val="0"/>
                        <w:bCs w:val="0"/>
                        <w:i w:val="0"/>
                        <w:iCs w:val="0"/>
                        <w:smallCaps w:val="0"/>
                        <w:strike w:val="0"/>
                        <w:color w:val="2a2a28"/>
                        <w:sz w:val="20"/>
                        <w:szCs w:val="20"/>
                        <w:u w:val="none"/>
                        <w:shd w:fill="auto" w:val="clear"/>
                        <w:vertAlign w:val="baseline"/>
                      </w:rPr>
                    </w:rPrChange>
                  </w:rPr>
                </w:pPr>
                <w:sdt>
                  <w:sdtPr>
                    <w:id w:val="-904361827"/>
                    <w:tag w:val="goog_rdk_379"/>
                  </w:sdtPr>
                  <w:sdtContent>
                    <w:r w:rsidDel="00000000" w:rsidR="00000000" w:rsidRPr="00000000">
                      <w:rPr>
                        <w:rtl w:val="0"/>
                      </w:rPr>
                    </w:r>
                  </w:sdtContent>
                </w:sdt>
              </w:p>
            </w:sdtContent>
          </w:sdt>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6F">
            <w:pPr>
              <w:rPr/>
            </w:pPr>
            <w:r w:rsidDel="00000000" w:rsidR="00000000" w:rsidRPr="00000000">
              <w:rPr>
                <w:rFonts w:ascii="Calibri" w:cs="Calibri" w:eastAsia="Calibri" w:hAnsi="Calibri"/>
                <w:b w:val="1"/>
                <w:bCs w:val="1"/>
                <w:color w:val="1c2b4a"/>
                <w:sz w:val="20"/>
                <w:szCs w:val="20"/>
                <w:rtl w:val="0"/>
              </w:rPr>
              <w:t xml:space="preserve">Prácticas de laboratorio</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Protocolo o guía de la práctica con pasos definidos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Objetivos de aprendizaje vinculados al experimento o demostración</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Registro de observaciones y datos durante la práctica</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Análisis e interpretación de los resultados obtenidos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Informe de laboratorio con conclusiones y reflexión metodológica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78">
            <w:pPr>
              <w:rPr/>
            </w:pPr>
            <w:sdt>
              <w:sdtPr>
                <w:id w:val="1455236041"/>
                <w:tag w:val="goog_rdk_381"/>
              </w:sdtPr>
              <w:sdtContent>
                <w:commentRangeStart w:id="9"/>
              </w:sdtContent>
            </w:sdt>
            <w:r w:rsidDel="00000000" w:rsidR="00000000" w:rsidRPr="00000000">
              <w:rPr>
                <w:rFonts w:ascii="Calibri" w:cs="Calibri" w:eastAsia="Calibri" w:hAnsi="Calibri"/>
                <w:b w:val="1"/>
                <w:bCs w:val="1"/>
                <w:color w:val="1c2b4a"/>
                <w:sz w:val="20"/>
                <w:szCs w:val="20"/>
                <w:rtl w:val="0"/>
              </w:rPr>
              <w:t xml:space="preserve">Prueba mixta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Ítems de respuesta cerrada: opción múltiple, ordenación, asociación, completar</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Ítems de respuesta abierta: preguntas de desarrollo corto o extenso</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Criterios de corrección diferenciados para cada tipo de ítem</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Ponderación explícita de cada sección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Equilibrio entre habilidades cognitivas de orden inferior y superior</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81">
            <w:pPr>
              <w:rPr/>
            </w:pPr>
            <w:commentRangeEnd w:id="9"/>
            <w:r w:rsidDel="00000000" w:rsidR="00000000" w:rsidRPr="00000000">
              <w:commentReference w:id="9"/>
            </w:r>
            <w:r w:rsidDel="00000000" w:rsidR="00000000" w:rsidRPr="00000000">
              <w:rPr>
                <w:rFonts w:ascii="Calibri" w:cs="Calibri" w:eastAsia="Calibri" w:hAnsi="Calibri"/>
                <w:b w:val="1"/>
                <w:bCs w:val="1"/>
                <w:color w:val="1c2b4a"/>
                <w:sz w:val="20"/>
                <w:szCs w:val="20"/>
                <w:rtl w:val="0"/>
              </w:rPr>
              <w:t xml:space="preserve">Recensión bibliográfica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Lectura crítica completa de la obra o artículo</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Análisis del contenido: estructura, argumentos, metodología</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Posicionamiento crítico del autor respecto a la literatura existente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Valoración fundamentada: aportes, limitaciones, relevancia</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Convenciones académicas de la recensión: extensión, formato, cita de fuentes</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87">
            <w:pPr>
              <w:spacing w:after="240" w:before="240" w:lineRule="auto"/>
              <w:rPr>
                <w:color w:val="2a2a28"/>
              </w:rPr>
            </w:pPr>
            <w:r w:rsidDel="00000000" w:rsidR="00000000" w:rsidRPr="00000000">
              <w:rPr>
                <w:color w:val="2a2a28"/>
                <w:rtl w:val="0"/>
              </w:rPr>
              <w:t xml:space="preserve">Con la información que ya tenés sobre la materia — objetivos de aprendizaje, tipo de contenido, función de la evaluación y bibliografía — construí una consigna de recensión bibliográfica como instrumento de evaluación con los siguientes componentes:</w:t>
            </w:r>
          </w:p>
          <w:p w:rsidR="00000000" w:rsidDel="00000000" w:rsidP="00000000" w:rsidRDefault="00000000" w:rsidRPr="00000000" w14:paraId="00000188">
            <w:pPr>
              <w:numPr>
                <w:ilvl w:val="0"/>
                <w:numId w:val="3"/>
              </w:numPr>
              <w:spacing w:after="0" w:afterAutospacing="0" w:before="240" w:lineRule="auto"/>
              <w:ind w:left="720" w:hanging="360"/>
              <w:rPr>
                <w:color w:val="2a2a28"/>
              </w:rPr>
            </w:pPr>
            <w:r w:rsidDel="00000000" w:rsidR="00000000" w:rsidRPr="00000000">
              <w:rPr>
                <w:b w:val="1"/>
                <w:bCs w:val="1"/>
                <w:color w:val="2a2a28"/>
                <w:rtl w:val="0"/>
              </w:rPr>
              <w:t xml:space="preserve">Lectura crítica completa de la obra o artículo</w:t>
            </w:r>
            <w:r w:rsidDel="00000000" w:rsidR="00000000" w:rsidRPr="00000000">
              <w:rPr>
                <w:color w:val="2a2a28"/>
                <w:rtl w:val="0"/>
              </w:rPr>
              <w:t xml:space="preserve"> — indicá al estudiante que debe leer la obra o artículo en su totalidad antes de escribir, identificando el problema intelectual que organiza el texto, la tesis central que defiende y el hilo conductor que articula sus partes; este componente no es un paso previo sino parte de lo que se evalúa: la profundidad de la lectura se evidencia en la calidad de todo lo que sigue</w:t>
            </w:r>
          </w:p>
          <w:p w:rsidR="00000000" w:rsidDel="00000000" w:rsidP="00000000" w:rsidRDefault="00000000" w:rsidRPr="00000000" w14:paraId="00000189">
            <w:pPr>
              <w:numPr>
                <w:ilvl w:val="0"/>
                <w:numId w:val="3"/>
              </w:numPr>
              <w:spacing w:after="0" w:afterAutospacing="0" w:before="0" w:beforeAutospacing="0" w:lineRule="auto"/>
              <w:ind w:left="720" w:hanging="360"/>
              <w:rPr>
                <w:color w:val="2a2a28"/>
              </w:rPr>
            </w:pPr>
            <w:r w:rsidDel="00000000" w:rsidR="00000000" w:rsidRPr="00000000">
              <w:rPr>
                <w:b w:val="1"/>
                <w:bCs w:val="1"/>
                <w:color w:val="2a2a28"/>
                <w:rtl w:val="0"/>
              </w:rPr>
              <w:t xml:space="preserve">Análisis del contenido: estructura, argumentos, metodología</w:t>
            </w:r>
            <w:r w:rsidDel="00000000" w:rsidR="00000000" w:rsidRPr="00000000">
              <w:rPr>
                <w:color w:val="2a2a28"/>
                <w:rtl w:val="0"/>
              </w:rPr>
              <w:t xml:space="preserve"> — especificá que se espera una reconstrucción de la arquitectura lógica del texto: cómo está organizado, cuál es el argumento central y cómo se despliega, qué evidencias o datos lo sostienen, qué estrategia metodológica emplea el autor y desde qué posicionamiento teórico trabaja; no es una descripción capítulo por capítulo sino una comprensión de cómo el texto construye su argumento</w:t>
            </w:r>
          </w:p>
          <w:p w:rsidR="00000000" w:rsidDel="00000000" w:rsidP="00000000" w:rsidRDefault="00000000" w:rsidRPr="00000000" w14:paraId="0000018A">
            <w:pPr>
              <w:numPr>
                <w:ilvl w:val="0"/>
                <w:numId w:val="3"/>
              </w:numPr>
              <w:spacing w:after="0" w:afterAutospacing="0" w:before="0" w:beforeAutospacing="0" w:lineRule="auto"/>
              <w:ind w:left="720" w:hanging="360"/>
              <w:rPr>
                <w:color w:val="2a2a28"/>
              </w:rPr>
            </w:pPr>
            <w:r w:rsidDel="00000000" w:rsidR="00000000" w:rsidRPr="00000000">
              <w:rPr>
                <w:b w:val="1"/>
                <w:bCs w:val="1"/>
                <w:color w:val="2a2a28"/>
                <w:rtl w:val="0"/>
              </w:rPr>
              <w:t xml:space="preserve">Posicionamiento crítico del autor respecto a la literatura existente</w:t>
            </w:r>
            <w:r w:rsidDel="00000000" w:rsidR="00000000" w:rsidRPr="00000000">
              <w:rPr>
                <w:color w:val="2a2a28"/>
                <w:rtl w:val="0"/>
              </w:rPr>
              <w:t xml:space="preserve"> — indicá que se espera que el estudiante identifique con qué autores, corrientes o debates dialoga el texto recensionado, a quién refuta, a quién continúa y qué lugar ocupa dentro del mapa teórico del campo disciplinar; este componente evalúa la capacidad de leer el texto como una intervención dentro de una conversación académica más amplia, no como un objeto aislado</w:t>
            </w:r>
          </w:p>
          <w:p w:rsidR="00000000" w:rsidDel="00000000" w:rsidP="00000000" w:rsidRDefault="00000000" w:rsidRPr="00000000" w14:paraId="0000018B">
            <w:pPr>
              <w:numPr>
                <w:ilvl w:val="0"/>
                <w:numId w:val="3"/>
              </w:numPr>
              <w:spacing w:after="240" w:before="0" w:beforeAutospacing="0" w:lineRule="auto"/>
              <w:ind w:left="720" w:hanging="360"/>
              <w:rPr>
                <w:color w:val="2a2a28"/>
              </w:rPr>
            </w:pPr>
            <w:r w:rsidDel="00000000" w:rsidR="00000000" w:rsidRPr="00000000">
              <w:rPr>
                <w:b w:val="1"/>
                <w:bCs w:val="1"/>
                <w:color w:val="2a2a28"/>
                <w:rtl w:val="0"/>
              </w:rPr>
              <w:t xml:space="preserve">Valoración fundamentada: aportes, limitaciones, relevancia</w:t>
            </w:r>
            <w:r w:rsidDel="00000000" w:rsidR="00000000" w:rsidRPr="00000000">
              <w:rPr>
                <w:color w:val="2a2a28"/>
                <w:rtl w:val="0"/>
              </w:rPr>
              <w:t xml:space="preserve"> — especificá que se espera un juicio crítico explícito y fundamentado desde criterios disciplinares sobre tres dimensiones: qué aporta el texto al campo (originalidad, apertura de nuevos problemas, revisión de supuestos), cuáles son sus limitaciones o puntos ciegos (argumentos no desarrollados, evidencia insuficiente, sesgos teóricos), y para qué lector o contexto es relevante; aclará que no es una opinión personal sino un posicionamiento responsable dentro del campo</w:t>
            </w:r>
          </w:p>
          <w:p w:rsidR="00000000" w:rsidDel="00000000" w:rsidP="00000000" w:rsidRDefault="00000000" w:rsidRPr="00000000" w14:paraId="0000018C">
            <w:pPr>
              <w:spacing w:after="240" w:before="240" w:lineRule="auto"/>
              <w:ind w:left="720" w:firstLine="0"/>
              <w:rPr>
                <w:color w:val="2a2a28"/>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tarea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90">
            <w:pPr>
              <w:rPr/>
            </w:pPr>
            <w:r w:rsidDel="00000000" w:rsidR="00000000" w:rsidRPr="00000000">
              <w:rPr>
                <w:rFonts w:ascii="Calibri" w:cs="Calibri" w:eastAsia="Calibri" w:hAnsi="Calibri"/>
                <w:b w:val="1"/>
                <w:bCs w:val="1"/>
                <w:color w:val="1c2b4a"/>
                <w:sz w:val="20"/>
                <w:szCs w:val="20"/>
                <w:rtl w:val="0"/>
              </w:rPr>
              <w:t xml:space="preserve">Resolución de problemas abiertos</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Situación problemática o</w:t>
            </w:r>
            <w:r w:rsidDel="00000000" w:rsidR="00000000" w:rsidRPr="00000000">
              <w:rPr>
                <w:color w:val="2a2a28"/>
                <w:rtl w:val="0"/>
              </w:rPr>
              <w:t xml:space="preserve"> escenario </w:t>
            </w: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u w:val="none"/>
              </w:rPr>
            </w:pPr>
            <w:r w:rsidDel="00000000" w:rsidR="00000000" w:rsidRPr="00000000">
              <w:rPr>
                <w:color w:val="2a2a28"/>
                <w:rtl w:val="0"/>
              </w:rPr>
              <w:t xml:space="preserve">El problema o demanda que el estudiante debe resolver</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color w:val="2a2a28"/>
                <w:rtl w:val="0"/>
              </w:rPr>
              <w:t xml:space="preserve">Información disponible y ausente</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Ausencia de procedimiento único de resolución conocido</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Necesidad de descubrir o construir una estrategia de solución</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u w:val="none"/>
              </w:rPr>
            </w:pPr>
            <w:r w:rsidDel="00000000" w:rsidR="00000000" w:rsidRPr="00000000">
              <w:rPr>
                <w:color w:val="2a2a28"/>
                <w:rtl w:val="0"/>
              </w:rPr>
              <w:t xml:space="preserve">Consigna de resolución</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Posibilidad de múltiples respuestas correctas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Criterios de evaluación</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color w:val="2a2a28"/>
                <w:rtl w:val="0"/>
              </w:rPr>
              <w:t xml:space="preserve">J</w:t>
            </w:r>
            <w:r w:rsidDel="00000000" w:rsidR="00000000" w:rsidRPr="00000000">
              <w:rPr>
                <w:color w:val="2a2a28"/>
                <w:rtl w:val="0"/>
              </w:rPr>
              <w:t xml:space="preserve">ustificación o fundamentación</w:t>
            </w:r>
            <w:r w:rsidDel="00000000" w:rsidR="00000000" w:rsidRPr="00000000">
              <w:rPr>
                <w:color w:val="2a2a28"/>
                <w:rtl w:val="0"/>
              </w:rPr>
              <w:t xml:space="preserve"> </w:t>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9D">
            <w:pPr>
              <w:rPr/>
            </w:pPr>
            <w:r w:rsidDel="00000000" w:rsidR="00000000" w:rsidRPr="00000000">
              <w:rPr>
                <w:rFonts w:ascii="Calibri" w:cs="Calibri" w:eastAsia="Calibri" w:hAnsi="Calibri"/>
                <w:b w:val="1"/>
                <w:bCs w:val="1"/>
                <w:color w:val="1c2b4a"/>
                <w:sz w:val="20"/>
                <w:szCs w:val="20"/>
                <w:rtl w:val="0"/>
              </w:rPr>
              <w:t xml:space="preserve">Resumen</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Identificación de las ideas principales del texto o material</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Síntesis con las propias palabras del estudiante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Proporción adecuada respecto al texto original</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a2a28"/>
                <w:sz w:val="20"/>
                <w:szCs w:val="20"/>
                <w:u w:val="none"/>
                <w:shd w:fill="auto" w:val="clear"/>
                <w:vertAlign w:val="baseline"/>
                <w:rtl w:val="0"/>
              </w:rPr>
              <w:t xml:space="preserve">Coherencia y cohesión del texto producido</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2a2a28"/>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2a2a28"/>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A5">
            <w:pPr>
              <w:spacing w:after="240" w:before="240" w:lineRule="auto"/>
              <w:rPr>
                <w:color w:val="2a2a28"/>
              </w:rPr>
            </w:pPr>
            <w:r w:rsidDel="00000000" w:rsidR="00000000" w:rsidRPr="00000000">
              <w:rPr>
                <w:color w:val="2a2a28"/>
                <w:rtl w:val="0"/>
              </w:rPr>
              <w:t xml:space="preserve">Con la información que ya tenés sobre la materia — objetivos de aprendizaje, tipo de contenido, función de la evaluación y bibliografía — construí una consigna de resumen como instrumento de evaluación con los siguientes componentes:</w:t>
            </w:r>
          </w:p>
          <w:p w:rsidR="00000000" w:rsidDel="00000000" w:rsidP="00000000" w:rsidRDefault="00000000" w:rsidRPr="00000000" w14:paraId="000001A6">
            <w:pPr>
              <w:numPr>
                <w:ilvl w:val="0"/>
                <w:numId w:val="1"/>
              </w:numPr>
              <w:spacing w:after="0" w:afterAutospacing="0" w:before="240" w:lineRule="auto"/>
              <w:ind w:left="720" w:hanging="360"/>
              <w:rPr>
                <w:color w:val="2a2a28"/>
              </w:rPr>
            </w:pPr>
            <w:r w:rsidDel="00000000" w:rsidR="00000000" w:rsidRPr="00000000">
              <w:rPr>
                <w:b w:val="1"/>
                <w:bCs w:val="1"/>
                <w:color w:val="2a2a28"/>
                <w:rtl w:val="0"/>
              </w:rPr>
              <w:t xml:space="preserve">Texto o corpus fuente</w:t>
            </w:r>
            <w:r w:rsidDel="00000000" w:rsidR="00000000" w:rsidRPr="00000000">
              <w:rPr>
                <w:color w:val="2a2a28"/>
                <w:rtl w:val="0"/>
              </w:rPr>
              <w:t xml:space="preserve"> — seleccioná o indicá el material que el estudiante debe resumir justificando pedagógicamente la elección: tipo de texto (expositivo, argumentativo, técnico), extensión, densidad conceptual y estructura, en coherencia con los objetivos de aprendizaje y el nivel de los estudiantes</w:t>
            </w:r>
          </w:p>
          <w:p w:rsidR="00000000" w:rsidDel="00000000" w:rsidP="00000000" w:rsidRDefault="00000000" w:rsidRPr="00000000" w14:paraId="000001A7">
            <w:pPr>
              <w:numPr>
                <w:ilvl w:val="0"/>
                <w:numId w:val="1"/>
              </w:numPr>
              <w:spacing w:after="0" w:afterAutospacing="0" w:before="0" w:beforeAutospacing="0" w:lineRule="auto"/>
              <w:ind w:left="720" w:hanging="360"/>
              <w:rPr>
                <w:color w:val="2a2a28"/>
              </w:rPr>
            </w:pPr>
            <w:r w:rsidDel="00000000" w:rsidR="00000000" w:rsidRPr="00000000">
              <w:rPr>
                <w:b w:val="1"/>
                <w:bCs w:val="1"/>
                <w:color w:val="2a2a28"/>
                <w:rtl w:val="0"/>
              </w:rPr>
              <w:t xml:space="preserve">Consigna de focalización</w:t>
            </w:r>
            <w:r w:rsidDel="00000000" w:rsidR="00000000" w:rsidRPr="00000000">
              <w:rPr>
                <w:color w:val="2a2a28"/>
                <w:rtl w:val="0"/>
              </w:rPr>
              <w:t xml:space="preserve"> — formulá una instrucción que oriente qué aspecto del texto debe priorizarse en el resumen: puede ser global ("resumí el texto") o focalizada ("resumí el argumento central y los tres argumentos que lo sostienen" o "resumí el problema que plantea el autor y la solución que propone"); optá por la focalizada si el objetivo es evaluar la capacidad de identificar la estructura lógica del texto</w:t>
            </w:r>
          </w:p>
          <w:p w:rsidR="00000000" w:rsidDel="00000000" w:rsidP="00000000" w:rsidRDefault="00000000" w:rsidRPr="00000000" w14:paraId="000001A8">
            <w:pPr>
              <w:numPr>
                <w:ilvl w:val="0"/>
                <w:numId w:val="1"/>
              </w:numPr>
              <w:spacing w:after="0" w:afterAutospacing="0" w:before="0" w:beforeAutospacing="0" w:lineRule="auto"/>
              <w:ind w:left="720" w:hanging="360"/>
              <w:rPr>
                <w:color w:val="2a2a28"/>
              </w:rPr>
            </w:pPr>
            <w:r w:rsidDel="00000000" w:rsidR="00000000" w:rsidRPr="00000000">
              <w:rPr>
                <w:b w:val="1"/>
                <w:bCs w:val="1"/>
                <w:color w:val="2a2a28"/>
                <w:rtl w:val="0"/>
              </w:rPr>
              <w:t xml:space="preserve">Criterios de selección y jerarquización</w:t>
            </w:r>
            <w:r w:rsidDel="00000000" w:rsidR="00000000" w:rsidRPr="00000000">
              <w:rPr>
                <w:color w:val="2a2a28"/>
                <w:rtl w:val="0"/>
              </w:rPr>
              <w:t xml:space="preserve"> — especificá qué se espera que el estudiante distinga: ideas principales de secundarias, argumentos de ejemplos, tesis de evidencias, conceptos centrales de aclaraciones</w:t>
            </w:r>
          </w:p>
          <w:p w:rsidR="00000000" w:rsidDel="00000000" w:rsidP="00000000" w:rsidRDefault="00000000" w:rsidRPr="00000000" w14:paraId="000001A9">
            <w:pPr>
              <w:numPr>
                <w:ilvl w:val="0"/>
                <w:numId w:val="1"/>
              </w:numPr>
              <w:spacing w:after="0" w:afterAutospacing="0" w:before="0" w:beforeAutospacing="0" w:lineRule="auto"/>
              <w:ind w:left="720" w:hanging="360"/>
              <w:rPr>
                <w:color w:val="2a2a28"/>
              </w:rPr>
            </w:pPr>
            <w:r w:rsidDel="00000000" w:rsidR="00000000" w:rsidRPr="00000000">
              <w:rPr>
                <w:b w:val="1"/>
                <w:bCs w:val="1"/>
                <w:color w:val="2a2a28"/>
                <w:rtl w:val="0"/>
              </w:rPr>
              <w:t xml:space="preserve">Criterios de reformulación</w:t>
            </w:r>
            <w:r w:rsidDel="00000000" w:rsidR="00000000" w:rsidRPr="00000000">
              <w:rPr>
                <w:color w:val="2a2a28"/>
                <w:rtl w:val="0"/>
              </w:rPr>
              <w:t xml:space="preserve"> — indicá explícitamente que se espera que el estudiante use sus propias palabras sin perder precisión conceptual, que no copie frases del original, que no agregue interpretaciones ni opiniones propias y que mantenga el sentido sin distorsionarlo</w:t>
            </w:r>
          </w:p>
          <w:p w:rsidR="00000000" w:rsidDel="00000000" w:rsidP="00000000" w:rsidRDefault="00000000" w:rsidRPr="00000000" w14:paraId="000001AA">
            <w:pPr>
              <w:numPr>
                <w:ilvl w:val="0"/>
                <w:numId w:val="1"/>
              </w:numPr>
              <w:spacing w:after="0" w:afterAutospacing="0" w:before="0" w:beforeAutospacing="0" w:lineRule="auto"/>
              <w:ind w:left="720" w:hanging="360"/>
              <w:rPr>
                <w:color w:val="2a2a28"/>
              </w:rPr>
            </w:pPr>
            <w:r w:rsidDel="00000000" w:rsidR="00000000" w:rsidRPr="00000000">
              <w:rPr>
                <w:b w:val="1"/>
                <w:bCs w:val="1"/>
                <w:color w:val="2a2a28"/>
                <w:rtl w:val="0"/>
              </w:rPr>
              <w:t xml:space="preserve">Criterios de extensión y proporción</w:t>
            </w:r>
            <w:r w:rsidDel="00000000" w:rsidR="00000000" w:rsidRPr="00000000">
              <w:rPr>
                <w:color w:val="2a2a28"/>
                <w:rtl w:val="0"/>
              </w:rPr>
              <w:t xml:space="preserve"> — establecé la extensión esperada en relación con el texto fuente (un tercio, un cuarto, cantidad máxima de palabras o líneas) justificando que la proporción es un criterio de calidad: un resumen demasiado largo no jerarquizó, uno demasiado corto perdió información esencial</w:t>
            </w:r>
          </w:p>
          <w:p w:rsidR="00000000" w:rsidDel="00000000" w:rsidP="00000000" w:rsidRDefault="00000000" w:rsidRPr="00000000" w14:paraId="000001AB">
            <w:pPr>
              <w:numPr>
                <w:ilvl w:val="0"/>
                <w:numId w:val="1"/>
              </w:numPr>
              <w:spacing w:after="0" w:afterAutospacing="0" w:before="0" w:beforeAutospacing="0" w:lineRule="auto"/>
              <w:ind w:left="720" w:hanging="360"/>
              <w:rPr>
                <w:color w:val="2a2a28"/>
              </w:rPr>
            </w:pPr>
            <w:r w:rsidDel="00000000" w:rsidR="00000000" w:rsidRPr="00000000">
              <w:rPr>
                <w:b w:val="1"/>
                <w:bCs w:val="1"/>
                <w:color w:val="2a2a28"/>
                <w:rtl w:val="0"/>
              </w:rPr>
              <w:t xml:space="preserve">Criterios de coherencia y cohesión textual</w:t>
            </w:r>
            <w:r w:rsidDel="00000000" w:rsidR="00000000" w:rsidRPr="00000000">
              <w:rPr>
                <w:color w:val="2a2a28"/>
                <w:rtl w:val="0"/>
              </w:rPr>
              <w:t xml:space="preserve"> — especificá que se espera que el resumen funcione como texto autónomo, con sentido propio, sin ser una lista de frases desconectadas, respetando la progresión lógica del original y usando conectores adecuados</w:t>
            </w:r>
          </w:p>
          <w:p w:rsidR="00000000" w:rsidDel="00000000" w:rsidP="00000000" w:rsidRDefault="00000000" w:rsidRPr="00000000" w14:paraId="000001AC">
            <w:pPr>
              <w:numPr>
                <w:ilvl w:val="0"/>
                <w:numId w:val="1"/>
              </w:numPr>
              <w:spacing w:after="0" w:afterAutospacing="0" w:before="0" w:beforeAutospacing="0" w:lineRule="auto"/>
              <w:ind w:left="720" w:hanging="360"/>
              <w:rPr>
                <w:color w:val="2a2a28"/>
              </w:rPr>
            </w:pPr>
            <w:r w:rsidDel="00000000" w:rsidR="00000000" w:rsidRPr="00000000">
              <w:rPr>
                <w:b w:val="1"/>
                <w:bCs w:val="1"/>
                <w:color w:val="2a2a28"/>
                <w:rtl w:val="0"/>
              </w:rPr>
              <w:t xml:space="preserve">Criterios de precisión conceptual</w:t>
            </w:r>
            <w:r w:rsidDel="00000000" w:rsidR="00000000" w:rsidRPr="00000000">
              <w:rPr>
                <w:color w:val="2a2a28"/>
                <w:rtl w:val="0"/>
              </w:rPr>
              <w:t xml:space="preserve"> — indicá que se espera el uso correcto del lenguaje disciplinar de la materia: que los conceptos clave del texto aparezcan en el resumen con la misma precisión con que los usa el autor, sin ser reemplazados por términos vagos o cotidianos</w:t>
            </w:r>
          </w:p>
          <w:p w:rsidR="00000000" w:rsidDel="00000000" w:rsidP="00000000" w:rsidRDefault="00000000" w:rsidRPr="00000000" w14:paraId="000001AD">
            <w:pPr>
              <w:numPr>
                <w:ilvl w:val="0"/>
                <w:numId w:val="1"/>
              </w:numPr>
              <w:spacing w:after="240" w:before="0" w:beforeAutospacing="0" w:lineRule="auto"/>
              <w:ind w:left="720" w:hanging="360"/>
              <w:rPr>
                <w:color w:val="2a2a28"/>
              </w:rPr>
            </w:pPr>
            <w:r w:rsidDel="00000000" w:rsidR="00000000" w:rsidRPr="00000000">
              <w:rPr>
                <w:b w:val="1"/>
                <w:bCs w:val="1"/>
                <w:color w:val="2a2a28"/>
                <w:rtl w:val="0"/>
              </w:rPr>
              <w:t xml:space="preserve">Condiciones de producción</w:t>
            </w:r>
            <w:r w:rsidDel="00000000" w:rsidR="00000000" w:rsidRPr="00000000">
              <w:rPr>
                <w:color w:val="2a2a28"/>
                <w:rtl w:val="0"/>
              </w:rPr>
              <w:t xml:space="preserve"> — especificá si es presencial o domiciliario, con o sin acceso al texto fuente durante la escritura, individual o grupal, y si incluye alguna instancia de revisión previa; justificá pedagógicamente esa decisión porque las condiciones determinan qué se evalúa: sin el texto se evalúa comprensión y memoria, con el texto se evalúa selección y reformulación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tarea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B1">
            <w:pPr>
              <w:rPr>
                <w:highlight w:val="cyan"/>
              </w:rPr>
            </w:pPr>
            <w:sdt>
              <w:sdtPr>
                <w:id w:val="273866923"/>
                <w:tag w:val="goog_rdk_382"/>
              </w:sdtPr>
              <w:sdtContent>
                <w:commentRangeStart w:id="10"/>
              </w:sdtContent>
            </w:sdt>
            <w:r w:rsidDel="00000000" w:rsidR="00000000" w:rsidRPr="00000000">
              <w:rPr>
                <w:rFonts w:ascii="Calibri" w:cs="Calibri" w:eastAsia="Calibri" w:hAnsi="Calibri"/>
                <w:b w:val="1"/>
                <w:bCs w:val="1"/>
                <w:color w:val="1c2b4a"/>
                <w:sz w:val="20"/>
                <w:szCs w:val="20"/>
                <w:highlight w:val="cyan"/>
                <w:rtl w:val="0"/>
              </w:rPr>
              <w:t xml:space="preserve">Simulación</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Escenario que replica aspectos sustanciales de una situación real</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Rol del estudiante en la simulación y objetivos de su actuación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Condiciones controladas que permiten observar el desempeño</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Aplicación integrada de conocimientos, habilidades y actitudes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highlight w:val="cyan"/>
              </w:rPr>
            </w:pPr>
            <w:r w:rsidDel="00000000" w:rsidR="00000000" w:rsidRPr="00000000">
              <w:rPr>
                <w:rFonts w:ascii="Calibri" w:cs="Calibri" w:eastAsia="Calibri" w:hAnsi="Calibri"/>
                <w:b w:val="0"/>
                <w:bCs w:val="0"/>
                <w:i w:val="0"/>
                <w:iCs w:val="0"/>
                <w:smallCaps w:val="0"/>
                <w:strike w:val="0"/>
                <w:color w:val="2a2a28"/>
                <w:sz w:val="20"/>
                <w:szCs w:val="20"/>
                <w:highlight w:val="cyan"/>
                <w:u w:val="none"/>
                <w:vertAlign w:val="baseline"/>
                <w:rtl w:val="0"/>
              </w:rPr>
              <w:t xml:space="preserve">Criterios de evaluación: argumentación, toma de decisiones, resolución de problemas</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highlight w:val="cyan"/>
                <w:u w:val="none"/>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highlight w:val="cyan"/>
                <w:u w:val="none"/>
                <w:vertAlign w:val="baseline"/>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4f8f6" w:val="clear"/>
            <w:tcMar>
              <w:top w:w="100.0" w:type="dxa"/>
              <w:left w:w="160.0" w:type="dxa"/>
              <w:bottom w:w="100.0" w:type="dxa"/>
              <w:right w:w="16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highlight w:val="cyan"/>
                <w:u w:val="none"/>
                <w:vertAlign w:val="baseline"/>
              </w:rPr>
            </w:pPr>
            <w:r w:rsidDel="00000000" w:rsidR="00000000" w:rsidRPr="00000000">
              <w:rPr>
                <w:color w:val="2a2a28"/>
                <w:highlight w:val="cyan"/>
                <w:rtl w:val="0"/>
              </w:rPr>
              <w:t xml:space="preserve">sacarlo?</w:t>
            </w:r>
            <w:r w:rsidDel="00000000" w:rsidR="00000000" w:rsidRPr="00000000">
              <w:rPr>
                <w:rtl w:val="0"/>
              </w:rPr>
            </w:r>
          </w:p>
        </w:tc>
      </w:tr>
      <w:tr>
        <w:trPr>
          <w:cantSplit w:val="0"/>
          <w:tblHeader w:val="0"/>
        </w:trPr>
        <w:tc>
          <w:tcPr>
            <w:tcBorders>
              <w:top w:color="b0c4b8" w:space="0" w:sz="4" w:val="single"/>
              <w:left w:color="b0c4b8" w:space="0" w:sz="4" w:val="single"/>
              <w:bottom w:color="b0c4b8" w:space="0" w:sz="4" w:val="single"/>
              <w:right w:color="b0c4b8" w:space="0" w:sz="4" w:val="single"/>
            </w:tcBorders>
            <w:shd w:fill="ebf3ee" w:val="clear"/>
            <w:tcMar>
              <w:top w:w="100.0" w:type="dxa"/>
              <w:left w:w="160.0" w:type="dxa"/>
              <w:bottom w:w="100.0" w:type="dxa"/>
              <w:right w:w="160.0" w:type="dxa"/>
            </w:tcMar>
          </w:tcPr>
          <w:p w:rsidR="00000000" w:rsidDel="00000000" w:rsidP="00000000" w:rsidRDefault="00000000" w:rsidRPr="00000000" w14:paraId="000001BA">
            <w:pPr>
              <w:rPr/>
            </w:pPr>
            <w:commentRangeEnd w:id="10"/>
            <w:r w:rsidDel="00000000" w:rsidR="00000000" w:rsidRPr="00000000">
              <w:commentReference w:id="10"/>
            </w:r>
            <w:r w:rsidDel="00000000" w:rsidR="00000000" w:rsidRPr="00000000">
              <w:rPr>
                <w:rFonts w:ascii="Calibri" w:cs="Calibri" w:eastAsia="Calibri" w:hAnsi="Calibri"/>
                <w:b w:val="1"/>
                <w:bCs w:val="1"/>
                <w:color w:val="1c2b4a"/>
                <w:sz w:val="20"/>
                <w:szCs w:val="20"/>
                <w:rtl w:val="0"/>
              </w:rPr>
              <w:t xml:space="preserve">Trabajo práctico / Proyecto tutelado</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2a2a28"/>
              </w:rPr>
            </w:pPr>
            <w:r w:rsidDel="00000000" w:rsidR="00000000" w:rsidRPr="00000000">
              <w:rPr>
                <w:b w:val="1"/>
                <w:bCs w:val="1"/>
                <w:color w:val="2a2a28"/>
                <w:rtl w:val="0"/>
              </w:rPr>
              <w:t xml:space="preserve">La situación o encargo, </w:t>
            </w:r>
            <w:r w:rsidDel="00000000" w:rsidR="00000000" w:rsidRPr="00000000">
              <w:rPr>
                <w:color w:val="2a2a28"/>
                <w:rtl w:val="0"/>
              </w:rPr>
              <w:t xml:space="preserve">punto de partida que define qué debe producir el estudiante y en qué contexto. Puede ser un problema real, un caso simulado, una demanda concreta del campo profesional o disciplinar.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2a2a28"/>
              </w:rPr>
            </w:pPr>
            <w:r w:rsidDel="00000000" w:rsidR="00000000" w:rsidRPr="00000000">
              <w:rPr>
                <w:b w:val="1"/>
                <w:bCs w:val="1"/>
                <w:color w:val="2a2a28"/>
                <w:rtl w:val="0"/>
              </w:rPr>
              <w:t xml:space="preserve">producto o entregable esperado</w:t>
            </w:r>
            <w:r w:rsidDel="00000000" w:rsidR="00000000" w:rsidRPr="00000000">
              <w:rPr>
                <w:color w:val="2a2a28"/>
                <w:rtl w:val="0"/>
              </w:rPr>
              <w:t xml:space="preserve"> Lo que el estudiante debe producir al final: un diseño, una intervención, un prototipo, un informe de campo, una propuesta, un material didáctico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2a2a28"/>
              </w:rPr>
            </w:pPr>
            <w:r w:rsidDel="00000000" w:rsidR="00000000" w:rsidRPr="00000000">
              <w:rPr>
                <w:b w:val="1"/>
                <w:bCs w:val="1"/>
                <w:color w:val="2a2a28"/>
                <w:rtl w:val="0"/>
              </w:rPr>
              <w:t xml:space="preserve">etapas o hitos del proceso</w:t>
            </w:r>
            <w:r w:rsidDel="00000000" w:rsidR="00000000" w:rsidRPr="00000000">
              <w:rPr>
                <w:color w:val="2a2a28"/>
                <w:rtl w:val="0"/>
              </w:rPr>
              <w:t xml:space="preserve"> La secuencia de instancias intermedias que estructuran el recorrido: diagnóstico, plan de trabajo, avances parciales, devoluciones, ajustes, entrega final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2a2a28"/>
              </w:rPr>
            </w:pPr>
            <w:r w:rsidDel="00000000" w:rsidR="00000000" w:rsidRPr="00000000">
              <w:rPr>
                <w:b w:val="1"/>
                <w:bCs w:val="1"/>
                <w:color w:val="2a2a28"/>
                <w:rtl w:val="0"/>
              </w:rPr>
              <w:t xml:space="preserve">criterios del producto final</w:t>
            </w:r>
            <w:r w:rsidDel="00000000" w:rsidR="00000000" w:rsidRPr="00000000">
              <w:rPr>
                <w:color w:val="2a2a28"/>
                <w:rtl w:val="0"/>
              </w:rPr>
              <w:t xml:space="preserve"> Lo que se evalúa en el entregable: pertinencia de la solución o producción respecto del encargo, calidad técnica o disciplinar, coherencia interna, creatividad o originalidad si corresponde, uso de los marcos teóricos de la materia.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2a2a28"/>
              </w:rPr>
            </w:pPr>
            <w:r w:rsidDel="00000000" w:rsidR="00000000" w:rsidRPr="00000000">
              <w:rPr>
                <w:b w:val="1"/>
                <w:bCs w:val="1"/>
                <w:color w:val="2a2a28"/>
                <w:rtl w:val="0"/>
              </w:rPr>
              <w:t xml:space="preserve">instancia de presentación o defensa</w:t>
            </w:r>
            <w:r w:rsidDel="00000000" w:rsidR="00000000" w:rsidRPr="00000000">
              <w:rPr>
                <w:color w:val="2a2a28"/>
                <w:rtl w:val="0"/>
              </w:rPr>
              <w:t xml:space="preserve"> Muchos trabajos prácticos incluyen una presentación oral o una defensa ante el docente o un panel. </w:t>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C0">
            <w:pPr>
              <w:ind w:left="360" w:hanging="240"/>
              <w:rPr>
                <w:color w:val="2a2a28"/>
              </w:rPr>
            </w:pPr>
            <w:r w:rsidDel="00000000" w:rsidR="00000000" w:rsidRPr="00000000">
              <w:rPr>
                <w:color w:val="2a2a28"/>
                <w:rtl w:val="0"/>
              </w:rPr>
              <w:t xml:space="preserve">Con la información que ya tenés sobre la materia — objetivos de aprendizaje, tipo de contenido, función de la evaluación y bibliografía — construí una consigna de trabajo práctico o proyecto tutelado como instrumento de evaluación con los siguientes componentes:</w:t>
            </w:r>
          </w:p>
          <w:p w:rsidR="00000000" w:rsidDel="00000000" w:rsidP="00000000" w:rsidRDefault="00000000" w:rsidRPr="00000000" w14:paraId="000001C1">
            <w:pPr>
              <w:ind w:left="360" w:hanging="240"/>
              <w:rPr>
                <w:color w:val="2a2a28"/>
              </w:rPr>
            </w:pPr>
            <w:r w:rsidDel="00000000" w:rsidR="00000000" w:rsidRPr="00000000">
              <w:rPr>
                <w:rtl w:val="0"/>
              </w:rPr>
            </w:r>
          </w:p>
          <w:p w:rsidR="00000000" w:rsidDel="00000000" w:rsidP="00000000" w:rsidRDefault="00000000" w:rsidRPr="00000000" w14:paraId="000001C2">
            <w:pPr>
              <w:ind w:left="360" w:hanging="240"/>
              <w:rPr>
                <w:color w:val="2a2a28"/>
              </w:rPr>
            </w:pPr>
            <w:r w:rsidDel="00000000" w:rsidR="00000000" w:rsidRPr="00000000">
              <w:rPr>
                <w:color w:val="2a2a28"/>
                <w:rtl w:val="0"/>
              </w:rPr>
              <w:t xml:space="preserve">Situación o encargo — formulá el punto de partida definiendo qué debe producir el estudiante y en qué contexto, con anclaje en una situación real o verosímil del campo disciplinar o profesional; la situación debe ser lo suficientemente abierta para requerir decisiones del estudiante y lo suficientemente acotada para ser evaluable</w:t>
            </w:r>
          </w:p>
          <w:p w:rsidR="00000000" w:rsidDel="00000000" w:rsidP="00000000" w:rsidRDefault="00000000" w:rsidRPr="00000000" w14:paraId="000001C3">
            <w:pPr>
              <w:ind w:left="360" w:hanging="240"/>
              <w:rPr>
                <w:color w:val="2a2a28"/>
              </w:rPr>
            </w:pPr>
            <w:r w:rsidDel="00000000" w:rsidR="00000000" w:rsidRPr="00000000">
              <w:rPr>
                <w:color w:val="2a2a28"/>
                <w:rtl w:val="0"/>
              </w:rPr>
              <w:t xml:space="preserve">Producto o entregable esperado — especificá con precisión qué debe producir el estudiante al final (diseño, intervención, prototipo, informe de campo, propuesta, material, resolución de caso, etc.), su formato y sus condiciones de presentación</w:t>
            </w:r>
          </w:p>
          <w:p w:rsidR="00000000" w:rsidDel="00000000" w:rsidP="00000000" w:rsidRDefault="00000000" w:rsidRPr="00000000" w14:paraId="000001C4">
            <w:pPr>
              <w:ind w:left="360" w:hanging="240"/>
              <w:rPr>
                <w:color w:val="2a2a28"/>
              </w:rPr>
            </w:pPr>
            <w:r w:rsidDel="00000000" w:rsidR="00000000" w:rsidRPr="00000000">
              <w:rPr>
                <w:color w:val="2a2a28"/>
                <w:rtl w:val="0"/>
              </w:rPr>
              <w:t xml:space="preserve">Etapas o hitos del proceso — diseñá la secuencia de instancias intermedias que estructuran el recorrido (diagnóstico, plan de trabajo, avances parciales, devoluciones, ajustes, entrega final), con indicación de qué se espera en cada una y en qué momento de la cursada se ubican</w:t>
            </w:r>
          </w:p>
          <w:p w:rsidR="00000000" w:rsidDel="00000000" w:rsidP="00000000" w:rsidRDefault="00000000" w:rsidRPr="00000000" w14:paraId="000001C5">
            <w:pPr>
              <w:ind w:left="360" w:hanging="240"/>
              <w:rPr>
                <w:color w:val="2a2a28"/>
              </w:rPr>
            </w:pPr>
            <w:r w:rsidDel="00000000" w:rsidR="00000000" w:rsidRPr="00000000">
              <w:rPr>
                <w:color w:val="2a2a28"/>
                <w:rtl w:val="0"/>
              </w:rPr>
              <w:t xml:space="preserve">Especificá qué se evalúa durante el recorrido: capacidad de planificación, respuesta a las devoluciones, toma de decisiones fundamentadas, autonomía progresiva y manejo de imprevistos</w:t>
            </w:r>
          </w:p>
          <w:p w:rsidR="00000000" w:rsidDel="00000000" w:rsidP="00000000" w:rsidRDefault="00000000" w:rsidRPr="00000000" w14:paraId="000001C6">
            <w:pPr>
              <w:ind w:left="360" w:hanging="240"/>
              <w:rPr>
                <w:color w:val="2a2a28"/>
              </w:rPr>
            </w:pPr>
            <w:r w:rsidDel="00000000" w:rsidR="00000000" w:rsidRPr="00000000">
              <w:rPr>
                <w:color w:val="2a2a28"/>
                <w:rtl w:val="0"/>
              </w:rPr>
              <w:t xml:space="preserve">Criterios del producto final — especificá qué se evalúa en el entregable: pertinencia respecto del encargo, calidad técnica o disciplinar, coherencia interna, uso de los marcos teóricos de la materia y, si corresponde, originalidad de la solución</w:t>
            </w:r>
          </w:p>
          <w:p w:rsidR="00000000" w:rsidDel="00000000" w:rsidP="00000000" w:rsidRDefault="00000000" w:rsidRPr="00000000" w14:paraId="000001C7">
            <w:pPr>
              <w:ind w:left="360" w:hanging="240"/>
              <w:rPr>
                <w:color w:val="2a2a28"/>
              </w:rPr>
            </w:pPr>
            <w:r w:rsidDel="00000000" w:rsidR="00000000" w:rsidRPr="00000000">
              <w:rPr>
                <w:color w:val="2a2a28"/>
                <w:rtl w:val="0"/>
              </w:rPr>
              <w:t xml:space="preserve">Dinámica grupal (si aplica) — definí el tamaño de los equipos, la distribución de roles esperada, los mecanismos de coordinación y si la colaboración se evalúa como dimensión propia o solo a través del producto colectivo</w:t>
            </w:r>
          </w:p>
          <w:p w:rsidR="00000000" w:rsidDel="00000000" w:rsidP="00000000" w:rsidRDefault="00000000" w:rsidRPr="00000000" w14:paraId="000001C8">
            <w:pPr>
              <w:ind w:left="360" w:hanging="240"/>
              <w:rPr>
                <w:color w:val="2a2a28"/>
              </w:rPr>
            </w:pPr>
            <w:r w:rsidDel="00000000" w:rsidR="00000000" w:rsidRPr="00000000">
              <w:rPr>
                <w:color w:val="2a2a28"/>
                <w:rtl w:val="0"/>
              </w:rPr>
              <w:t xml:space="preserve">Instancia de presentación o defensa — diseñá si corresponde una instancia de presentación oral o defensa, especificando su formato, duración y qué se evalúa en ella: capacidad de comunicar, justificar decisiones y responder preguntas sobre el propio trabajo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color w:val="2a2a28"/>
              </w:rPr>
            </w:pP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Tarea</w:t>
            </w:r>
            <w:r w:rsidDel="00000000" w:rsidR="00000000" w:rsidRPr="00000000">
              <w:rPr>
                <w:rtl w:val="0"/>
              </w:rPr>
            </w:r>
          </w:p>
        </w:tc>
        <w:tc>
          <w:tcPr>
            <w:tcBorders>
              <w:top w:color="b0c4b8" w:space="0" w:sz="4" w:val="single"/>
              <w:left w:color="b0c4b8" w:space="0" w:sz="4" w:val="single"/>
              <w:bottom w:color="b0c4b8" w:space="0" w:sz="4" w:val="single"/>
              <w:right w:color="b0c4b8" w:space="0" w:sz="4" w:val="single"/>
            </w:tcBorders>
            <w:shd w:fill="ffffff" w:val="clear"/>
            <w:tcMar>
              <w:top w:w="100.0" w:type="dxa"/>
              <w:left w:w="160.0" w:type="dxa"/>
              <w:bottom w:w="100.0" w:type="dxa"/>
              <w:right w:w="16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40"/>
              <w:jc w:val="left"/>
              <w:rPr>
                <w:rFonts w:ascii="Calibri" w:cs="Calibri" w:eastAsia="Calibri" w:hAnsi="Calibri"/>
                <w:b w:val="0"/>
                <w:bCs w:val="0"/>
                <w:i w:val="0"/>
                <w:iCs w:val="0"/>
                <w:smallCaps w:val="0"/>
                <w:strike w:val="0"/>
                <w:color w:val="2a2a28"/>
                <w:sz w:val="20"/>
                <w:szCs w:val="20"/>
                <w:u w:val="none"/>
                <w:shd w:fill="auto" w:val="clear"/>
                <w:vertAlign w:val="baseline"/>
              </w:rPr>
            </w:pPr>
            <w:r w:rsidDel="00000000" w:rsidR="00000000" w:rsidRPr="00000000">
              <w:rPr>
                <w:color w:val="2a2a28"/>
                <w:rtl w:val="0"/>
              </w:rPr>
              <w:t xml:space="preserve">ok</w:t>
            </w:r>
            <w:r w:rsidDel="00000000" w:rsidR="00000000" w:rsidRPr="00000000">
              <w:rPr>
                <w:rtl w:val="0"/>
              </w:rPr>
            </w:r>
          </w:p>
        </w:tc>
      </w:tr>
    </w:tbl>
    <w:p w:rsidR="00000000" w:rsidDel="00000000" w:rsidP="00000000" w:rsidRDefault="00000000" w:rsidRPr="00000000" w14:paraId="000001CC">
      <w:pPr>
        <w:spacing w:after="0" w:before="200" w:lineRule="auto"/>
        <w:rPr/>
      </w:pPr>
      <w:r w:rsidDel="00000000" w:rsidR="00000000" w:rsidRPr="00000000">
        <w:rPr>
          <w:rtl w:val="0"/>
        </w:rPr>
      </w:r>
    </w:p>
    <w:p w:rsidR="00000000" w:rsidDel="00000000" w:rsidP="00000000" w:rsidRDefault="00000000" w:rsidRPr="00000000" w14:paraId="000001CD">
      <w:pPr>
        <w:jc w:val="right"/>
        <w:rPr/>
      </w:pPr>
      <w:r w:rsidDel="00000000" w:rsidR="00000000" w:rsidRPr="00000000">
        <w:rPr>
          <w:rFonts w:ascii="Calibri" w:cs="Calibri" w:eastAsia="Calibri" w:hAnsi="Calibri"/>
          <w:i w:val="1"/>
          <w:iCs w:val="1"/>
          <w:color w:val="aaaaaa"/>
          <w:sz w:val="16"/>
          <w:szCs w:val="16"/>
          <w:rtl w:val="0"/>
        </w:rPr>
        <w:t xml:space="preserve">Universidad de Buenos Aires · CITEP · Secretaría de Asuntos Académicos · 2025</w:t>
      </w:r>
      <w:r w:rsidDel="00000000" w:rsidR="00000000" w:rsidRPr="00000000">
        <w:rPr>
          <w:rtl w:val="0"/>
        </w:rPr>
      </w:r>
    </w:p>
    <w:sectPr>
      <w:pgSz w:h="15840" w:w="12240" w:orient="portrait"/>
      <w:pgMar w:bottom="720" w:top="72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san De Angelis" w:id="0" w:date="2026-05-21T20:55:50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con @brunalamberti96@gmail.com si habria q agregarle tambièn algo asì como " y a partir del corpus bibliogràfico seleccionado", esto mismo para todos los instrumentos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brunalamberti96@gmail.com_</w:t>
      </w:r>
    </w:p>
  </w:comment>
  <w:comment w:author="Bruna Lamberti" w:id="1" w:date="2026-05-22T17:02:38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lo que asumimos que tiene que estar tomado del RAG, acá queríamos hacer foco en qué componentes debe tener sí o sí cada instrumento.</w:t>
      </w:r>
    </w:p>
  </w:comment>
  <w:comment w:author="Susan De Angelis" w:id="3" w:date="2026-05-21T20:17:08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sè q poner xq dudo si especificar acà va para atras con lo q AReteir hace ahora</w:t>
      </w:r>
    </w:p>
  </w:comment>
  <w:comment w:author="Bruna Lamberti" w:id="4" w:date="2026-05-21T20:26:39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pondría nada para que no modifiquen, diría que eso ya está saldado.</w:t>
      </w:r>
    </w:p>
  </w:comment>
  <w:comment w:author="Susan De Angelis" w:id="5" w:date="2026-05-21T20:37:09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Victoria Casco" w:id="2" w:date="2026-05-22T12:22:47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para mí sólo se puede entregar en recurso tarea</w:t>
      </w:r>
    </w:p>
  </w:comment>
  <w:comment w:author="Susan De Angelis" w:id="10" w:date="2026-05-22T21:10:10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propongo sacarlo</w:t>
      </w:r>
    </w:p>
  </w:comment>
  <w:comment w:author="Susan De Angelis" w:id="9" w:date="2026-05-22T21:16:12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sacaría o bien lo asociaría como modalidad de salida a cuestionario</w:t>
      </w:r>
    </w:p>
  </w:comment>
  <w:comment w:author="Susan De Angelis" w:id="8" w:date="2026-05-21T20:25:12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partes entre corchetes son las que se completan en el paso 2 del contexto pedagògico</w:t>
      </w:r>
    </w:p>
  </w:comment>
  <w:comment w:author="Susan De Angelis" w:id="6" w:date="2026-05-22T21:07:15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propongo sacarlo xq no es un tipo de instrumento sino mas bien un enfoque,</w:t>
      </w:r>
    </w:p>
  </w:comment>
  <w:comment w:author="Susan De Angelis" w:id="7" w:date="2026-05-22T21:02:55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podría ser si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F" w15:done="0"/>
  <w15:commentEx w15:paraId="000001D0" w15:paraIdParent="000001CF" w15:done="0"/>
  <w15:commentEx w15:paraId="000001D1" w15:done="0"/>
  <w15:commentEx w15:paraId="000001D2" w15:paraIdParent="000001D1" w15:done="0"/>
  <w15:commentEx w15:paraId="000001D3" w15:paraIdParent="000001D1" w15:done="0"/>
  <w15:commentEx w15:paraId="000001D4" w15:done="0"/>
  <w15:commentEx w15:paraId="000001D5" w15:done="0"/>
  <w15:commentEx w15:paraId="000001D6" w15:done="0"/>
  <w15:commentEx w15:paraId="000001D7" w15:done="0"/>
  <w15:commentEx w15:paraId="000001D8" w15:done="0"/>
  <w15:commentEx w15:paraId="000001D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c2b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6EJxCAEFvolw1dWs3Txc+sc/0g==">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